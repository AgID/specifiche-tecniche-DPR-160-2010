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8CE5F" w14:textId="77777777" w:rsidR="0040129F" w:rsidRDefault="0040129F" w:rsidP="0040129F">
      <w:pPr>
        <w:tabs>
          <w:tab w:val="left" w:pos="3105"/>
        </w:tabs>
        <w:spacing w:after="120"/>
        <w:jc w:val="both"/>
        <w:rPr>
          <w:rFonts w:cs="Franklin Gothic Book"/>
          <w:color w:val="002E5D"/>
          <w:sz w:val="28"/>
          <w:szCs w:val="28"/>
        </w:rPr>
      </w:pPr>
      <w:r>
        <w:rPr>
          <w:rFonts w:cs="Franklin Gothic Book"/>
          <w:color w:val="002E5D"/>
          <w:sz w:val="28"/>
          <w:szCs w:val="28"/>
        </w:rPr>
        <w:t>VERBALE DI RIUNIONE</w:t>
      </w:r>
    </w:p>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2410"/>
        <w:gridCol w:w="1134"/>
        <w:gridCol w:w="1417"/>
        <w:gridCol w:w="1134"/>
        <w:gridCol w:w="1418"/>
      </w:tblGrid>
      <w:tr w:rsidR="0040129F" w14:paraId="11604D1E" w14:textId="77777777" w:rsidTr="0040129F">
        <w:trPr>
          <w:trHeight w:val="408"/>
        </w:trPr>
        <w:tc>
          <w:tcPr>
            <w:tcW w:w="2552"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54142B90" w14:textId="77777777" w:rsidR="0040129F" w:rsidRDefault="0040129F" w:rsidP="55B247C7">
            <w:pPr>
              <w:rPr>
                <w:b/>
                <w:bCs/>
                <w:sz w:val="18"/>
                <w:szCs w:val="18"/>
              </w:rPr>
            </w:pPr>
            <w:bookmarkStart w:id="0" w:name="OLE_LINK4"/>
            <w:r>
              <w:t>Oggetto</w:t>
            </w:r>
          </w:p>
        </w:tc>
        <w:tc>
          <w:tcPr>
            <w:tcW w:w="7513" w:type="dxa"/>
            <w:gridSpan w:val="5"/>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24D819BE" w14:textId="028C2EC7" w:rsidR="0040129F" w:rsidRDefault="0040129F" w:rsidP="55B247C7">
            <w:pPr>
              <w:rPr>
                <w:sz w:val="18"/>
                <w:szCs w:val="18"/>
              </w:rPr>
            </w:pPr>
            <w:r>
              <w:t xml:space="preserve">Gruppo tecnico Specifiche SUAP </w:t>
            </w:r>
            <w:r w:rsidR="000C012F">
              <w:rPr>
                <w:sz w:val="18"/>
                <w:szCs w:val="18"/>
              </w:rPr>
              <w:t>21</w:t>
            </w:r>
            <w:r>
              <w:t xml:space="preserve"> </w:t>
            </w:r>
            <w:r w:rsidR="00182FEE">
              <w:t>marzo</w:t>
            </w:r>
          </w:p>
        </w:tc>
      </w:tr>
      <w:tr w:rsidR="003E39A0" w14:paraId="2D8C9FEF" w14:textId="77777777" w:rsidTr="0040129F">
        <w:trPr>
          <w:trHeight w:val="408"/>
        </w:trPr>
        <w:tc>
          <w:tcPr>
            <w:tcW w:w="2552"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367B2921" w14:textId="77777777" w:rsidR="0040129F" w:rsidRDefault="0040129F" w:rsidP="55B247C7">
            <w:pPr>
              <w:rPr>
                <w:b/>
                <w:bCs/>
                <w:sz w:val="18"/>
                <w:szCs w:val="18"/>
              </w:rPr>
            </w:pPr>
            <w:r>
              <w:t>Data Riunione</w:t>
            </w:r>
          </w:p>
        </w:tc>
        <w:tc>
          <w:tcPr>
            <w:tcW w:w="2410" w:type="dxa"/>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2DE5976E" w14:textId="1594F3AE" w:rsidR="0040129F" w:rsidRDefault="00F123B8" w:rsidP="55B247C7">
            <w:pPr>
              <w:rPr>
                <w:sz w:val="18"/>
                <w:szCs w:val="18"/>
              </w:rPr>
            </w:pPr>
            <w:r>
              <w:rPr>
                <w:rFonts w:eastAsiaTheme="minorHAnsi" w:cs="Franklin Gothic Book"/>
                <w:noProof/>
                <w:kern w:val="2"/>
                <w:sz w:val="18"/>
                <w:szCs w:val="18"/>
                <w14:ligatures w14:val="standardContextual"/>
              </w:rPr>
              <w:t>21</w:t>
            </w:r>
            <w:r w:rsidR="0040129F" w:rsidRPr="55B247C7">
              <w:rPr>
                <w:rFonts w:eastAsiaTheme="minorHAnsi"/>
              </w:rPr>
              <w:t>-</w:t>
            </w:r>
            <w:r w:rsidR="00182FEE" w:rsidRPr="55B247C7">
              <w:rPr>
                <w:rFonts w:eastAsiaTheme="minorHAnsi"/>
              </w:rPr>
              <w:t>marzo</w:t>
            </w:r>
            <w:r w:rsidR="0040129F" w:rsidRPr="55B247C7">
              <w:rPr>
                <w:rFonts w:eastAsiaTheme="minorHAnsi"/>
              </w:rPr>
              <w:t>-2024</w:t>
            </w:r>
          </w:p>
        </w:tc>
        <w:tc>
          <w:tcPr>
            <w:tcW w:w="1134"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5BEF1287" w14:textId="77777777" w:rsidR="0040129F" w:rsidRDefault="0040129F" w:rsidP="55B247C7">
            <w:pPr>
              <w:rPr>
                <w:rFonts w:cs="Times New Roman"/>
                <w:b/>
                <w:bCs/>
                <w:sz w:val="18"/>
                <w:szCs w:val="18"/>
              </w:rPr>
            </w:pPr>
            <w:r>
              <w:t>Ora inizio</w:t>
            </w:r>
          </w:p>
        </w:tc>
        <w:tc>
          <w:tcPr>
            <w:tcW w:w="1417" w:type="dxa"/>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7DA6AE64" w14:textId="053A14E5" w:rsidR="0040129F" w:rsidRDefault="0040129F" w:rsidP="55B247C7">
            <w:pPr>
              <w:rPr>
                <w:sz w:val="18"/>
                <w:szCs w:val="18"/>
              </w:rPr>
            </w:pPr>
            <w:r w:rsidRPr="55B247C7">
              <w:rPr>
                <w:rFonts w:eastAsiaTheme="minorHAnsi"/>
              </w:rPr>
              <w:t>1</w:t>
            </w:r>
            <w:r w:rsidR="00182FEE" w:rsidRPr="55B247C7">
              <w:rPr>
                <w:rFonts w:eastAsiaTheme="minorHAnsi"/>
              </w:rPr>
              <w:t>0</w:t>
            </w:r>
            <w:r w:rsidRPr="55B247C7">
              <w:rPr>
                <w:rFonts w:eastAsiaTheme="minorHAnsi"/>
              </w:rPr>
              <w:t>:30</w:t>
            </w:r>
          </w:p>
        </w:tc>
        <w:tc>
          <w:tcPr>
            <w:tcW w:w="1134"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7E7D1B00" w14:textId="77777777" w:rsidR="0040129F" w:rsidRDefault="0040129F" w:rsidP="55B247C7">
            <w:pPr>
              <w:rPr>
                <w:rFonts w:cs="Times New Roman"/>
                <w:b/>
                <w:bCs/>
                <w:sz w:val="18"/>
                <w:szCs w:val="18"/>
              </w:rPr>
            </w:pPr>
            <w:r>
              <w:t>Ora fine</w:t>
            </w:r>
          </w:p>
        </w:tc>
        <w:tc>
          <w:tcPr>
            <w:tcW w:w="1418" w:type="dxa"/>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2081C5C3" w14:textId="321C1816" w:rsidR="0040129F" w:rsidRDefault="0040129F" w:rsidP="55B247C7">
            <w:pPr>
              <w:rPr>
                <w:sz w:val="18"/>
                <w:szCs w:val="18"/>
              </w:rPr>
            </w:pPr>
            <w:r w:rsidRPr="55B247C7">
              <w:rPr>
                <w:rFonts w:eastAsiaTheme="minorHAnsi"/>
              </w:rPr>
              <w:t>1</w:t>
            </w:r>
            <w:r w:rsidR="00182FEE" w:rsidRPr="55B247C7">
              <w:rPr>
                <w:rFonts w:eastAsiaTheme="minorHAnsi"/>
              </w:rPr>
              <w:t>1</w:t>
            </w:r>
            <w:r w:rsidRPr="55B247C7">
              <w:rPr>
                <w:rFonts w:eastAsiaTheme="minorHAnsi"/>
              </w:rPr>
              <w:t>:</w:t>
            </w:r>
            <w:r w:rsidR="00182FEE" w:rsidRPr="55B247C7">
              <w:rPr>
                <w:rFonts w:eastAsiaTheme="minorHAnsi"/>
              </w:rPr>
              <w:t>3</w:t>
            </w:r>
            <w:r w:rsidR="007C02BE" w:rsidRPr="55B247C7">
              <w:rPr>
                <w:rFonts w:eastAsiaTheme="minorHAnsi"/>
              </w:rPr>
              <w:t>0</w:t>
            </w:r>
          </w:p>
        </w:tc>
      </w:tr>
      <w:tr w:rsidR="0040129F" w14:paraId="054EB3DD" w14:textId="77777777" w:rsidTr="0040129F">
        <w:trPr>
          <w:trHeight w:val="408"/>
        </w:trPr>
        <w:tc>
          <w:tcPr>
            <w:tcW w:w="2552"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06E0625A" w14:textId="77777777" w:rsidR="0040129F" w:rsidRDefault="0040129F" w:rsidP="55B247C7">
            <w:pPr>
              <w:rPr>
                <w:b/>
                <w:bCs/>
                <w:sz w:val="18"/>
                <w:szCs w:val="18"/>
              </w:rPr>
            </w:pPr>
            <w:r>
              <w:t>Luogo/ Teleconferenza</w:t>
            </w:r>
          </w:p>
        </w:tc>
        <w:tc>
          <w:tcPr>
            <w:tcW w:w="7513" w:type="dxa"/>
            <w:gridSpan w:val="5"/>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6929D7F5" w14:textId="77777777" w:rsidR="0040129F" w:rsidRDefault="0040129F" w:rsidP="55B247C7">
            <w:pPr>
              <w:rPr>
                <w:sz w:val="18"/>
                <w:szCs w:val="18"/>
              </w:rPr>
            </w:pPr>
            <w:r>
              <w:t>Teleconferenza</w:t>
            </w:r>
          </w:p>
        </w:tc>
        <w:bookmarkEnd w:id="0"/>
      </w:tr>
    </w:tbl>
    <w:p w14:paraId="09D1F311" w14:textId="77777777" w:rsidR="0040129F" w:rsidRDefault="0040129F" w:rsidP="0040129F">
      <w:pPr>
        <w:tabs>
          <w:tab w:val="left" w:pos="3105"/>
        </w:tabs>
        <w:spacing w:before="240" w:after="120"/>
        <w:jc w:val="both"/>
        <w:rPr>
          <w:rFonts w:cs="Franklin Gothic Book"/>
          <w:color w:val="002E5D"/>
          <w:sz w:val="24"/>
          <w:szCs w:val="24"/>
        </w:rPr>
      </w:pPr>
      <w:bookmarkStart w:id="1" w:name="OLE_LINK22"/>
      <w:r>
        <w:rPr>
          <w:rFonts w:cs="Franklin Gothic Book"/>
          <w:color w:val="002E5D"/>
          <w:sz w:val="24"/>
          <w:szCs w:val="24"/>
        </w:rPr>
        <w:t>Componenti Gruppo Tecnico</w:t>
      </w:r>
      <w:bookmarkEnd w:id="1"/>
    </w:p>
    <w:tbl>
      <w:tblPr>
        <w:tblW w:w="10065" w:type="dxa"/>
        <w:tblInd w:w="-147" w:type="dxa"/>
        <w:tblBorders>
          <w:top w:val="single" w:sz="4" w:space="0" w:color="A7AAB1"/>
          <w:left w:val="single" w:sz="4" w:space="0" w:color="A7AAB1"/>
          <w:bottom w:val="single" w:sz="4" w:space="0" w:color="A7AAB1"/>
          <w:right w:val="single" w:sz="4" w:space="0" w:color="A7AAB1"/>
          <w:insideH w:val="single" w:sz="4" w:space="0" w:color="A7AAB1"/>
          <w:insideV w:val="single" w:sz="4" w:space="0" w:color="A7AAB1"/>
        </w:tblBorders>
        <w:tblLayout w:type="fixed"/>
        <w:tblLook w:val="00A0" w:firstRow="1" w:lastRow="0" w:firstColumn="1" w:lastColumn="0" w:noHBand="0" w:noVBand="0"/>
      </w:tblPr>
      <w:tblGrid>
        <w:gridCol w:w="6521"/>
        <w:gridCol w:w="3544"/>
      </w:tblGrid>
      <w:tr w:rsidR="0040129F" w:rsidRPr="008F2B3C" w14:paraId="7CE8FDB0" w14:textId="77777777" w:rsidTr="00031881">
        <w:trPr>
          <w:trHeight w:val="444"/>
          <w:tblHeader/>
        </w:trPr>
        <w:tc>
          <w:tcPr>
            <w:tcW w:w="6521" w:type="dxa"/>
            <w:shd w:val="clear" w:color="auto" w:fill="B4C6E7" w:themeFill="accent1" w:themeFillTint="66"/>
            <w:vAlign w:val="center"/>
          </w:tcPr>
          <w:p w14:paraId="569C61D6" w14:textId="77777777" w:rsidR="0040129F" w:rsidRPr="008C3721" w:rsidRDefault="0040129F">
            <w:pPr>
              <w:spacing w:line="254" w:lineRule="auto"/>
              <w:ind w:left="30"/>
              <w:jc w:val="center"/>
              <w:textAlignment w:val="baseline"/>
              <w:rPr>
                <w:b/>
                <w:bCs/>
                <w:sz w:val="18"/>
                <w:szCs w:val="18"/>
              </w:rPr>
            </w:pPr>
            <w:bookmarkStart w:id="2" w:name="OLE_LINK23"/>
            <w:r w:rsidRPr="7BAAF2E4">
              <w:rPr>
                <w:rFonts w:cs="Times New Roman"/>
                <w:b/>
                <w:bCs/>
                <w:sz w:val="18"/>
                <w:szCs w:val="18"/>
              </w:rPr>
              <w:t>Nome Cognome</w:t>
            </w:r>
          </w:p>
        </w:tc>
        <w:tc>
          <w:tcPr>
            <w:tcW w:w="3544" w:type="dxa"/>
            <w:shd w:val="clear" w:color="auto" w:fill="B4C6E7" w:themeFill="accent1" w:themeFillTint="66"/>
            <w:vAlign w:val="center"/>
          </w:tcPr>
          <w:p w14:paraId="48624474" w14:textId="77777777" w:rsidR="0040129F" w:rsidRPr="008C3721" w:rsidRDefault="0040129F">
            <w:pPr>
              <w:spacing w:line="254" w:lineRule="auto"/>
              <w:ind w:left="30"/>
              <w:jc w:val="center"/>
              <w:textAlignment w:val="baseline"/>
              <w:rPr>
                <w:b/>
                <w:bCs/>
                <w:sz w:val="18"/>
                <w:szCs w:val="18"/>
              </w:rPr>
            </w:pPr>
            <w:r w:rsidRPr="7BAAF2E4">
              <w:rPr>
                <w:rFonts w:cs="Times New Roman"/>
                <w:b/>
                <w:bCs/>
                <w:sz w:val="18"/>
                <w:szCs w:val="18"/>
              </w:rPr>
              <w:t>Ente di appartenenza</w:t>
            </w:r>
          </w:p>
        </w:tc>
      </w:tr>
      <w:tr w:rsidR="0040129F" w:rsidRPr="00B54FE7" w14:paraId="2DA7387B" w14:textId="77777777" w:rsidTr="00031881">
        <w:trPr>
          <w:trHeight w:val="408"/>
        </w:trPr>
        <w:tc>
          <w:tcPr>
            <w:tcW w:w="6521" w:type="dxa"/>
            <w:tcMar>
              <w:top w:w="28" w:type="dxa"/>
              <w:bottom w:w="28" w:type="dxa"/>
            </w:tcMar>
            <w:vAlign w:val="center"/>
          </w:tcPr>
          <w:p w14:paraId="11594A31" w14:textId="3D593CE1" w:rsidR="0040129F" w:rsidRPr="00BB74F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 xml:space="preserve">Stefano </w:t>
            </w:r>
            <w:r>
              <w:rPr>
                <w:rFonts w:ascii="Verdana" w:hAnsi="Verdana"/>
                <w:sz w:val="18"/>
                <w:szCs w:val="18"/>
              </w:rPr>
              <w:t>V</w:t>
            </w:r>
            <w:r w:rsidRPr="7BAAF2E4">
              <w:rPr>
                <w:rFonts w:ascii="Verdana" w:hAnsi="Verdana"/>
                <w:sz w:val="18"/>
                <w:szCs w:val="18"/>
              </w:rPr>
              <w:t>an der Byl, Vincenzo Travascio</w:t>
            </w:r>
          </w:p>
        </w:tc>
        <w:tc>
          <w:tcPr>
            <w:tcW w:w="3544" w:type="dxa"/>
            <w:tcMar>
              <w:top w:w="28" w:type="dxa"/>
              <w:bottom w:w="28" w:type="dxa"/>
            </w:tcMar>
            <w:vAlign w:val="center"/>
          </w:tcPr>
          <w:p w14:paraId="297FFA04" w14:textId="77777777" w:rsidR="0040129F" w:rsidRPr="00014D67"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AgID</w:t>
            </w:r>
          </w:p>
        </w:tc>
      </w:tr>
      <w:tr w:rsidR="0040129F" w:rsidRPr="00D655CF" w14:paraId="556B9B65" w14:textId="77777777" w:rsidTr="00031881">
        <w:trPr>
          <w:trHeight w:val="408"/>
        </w:trPr>
        <w:tc>
          <w:tcPr>
            <w:tcW w:w="6521" w:type="dxa"/>
            <w:tcMar>
              <w:top w:w="28" w:type="dxa"/>
              <w:bottom w:w="28" w:type="dxa"/>
            </w:tcMar>
            <w:vAlign w:val="center"/>
          </w:tcPr>
          <w:p w14:paraId="032E9609" w14:textId="48C16B32" w:rsidR="0040129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Fabrizio Pierleoni</w:t>
            </w:r>
            <w:r w:rsidR="006A7CC9">
              <w:rPr>
                <w:rFonts w:ascii="Verdana" w:hAnsi="Verdana"/>
                <w:sz w:val="18"/>
                <w:szCs w:val="18"/>
              </w:rPr>
              <w:t xml:space="preserve"> assente</w:t>
            </w:r>
          </w:p>
        </w:tc>
        <w:tc>
          <w:tcPr>
            <w:tcW w:w="3544" w:type="dxa"/>
            <w:tcMar>
              <w:top w:w="28" w:type="dxa"/>
              <w:bottom w:w="28" w:type="dxa"/>
            </w:tcMar>
            <w:vAlign w:val="center"/>
          </w:tcPr>
          <w:p w14:paraId="2D3E9875" w14:textId="77777777" w:rsidR="0040129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Dipartimento per la trasformazione digitale</w:t>
            </w:r>
          </w:p>
        </w:tc>
      </w:tr>
      <w:tr w:rsidR="0040129F" w:rsidRPr="0056486A" w14:paraId="55015E97" w14:textId="77777777" w:rsidTr="00031881">
        <w:trPr>
          <w:trHeight w:val="408"/>
        </w:trPr>
        <w:tc>
          <w:tcPr>
            <w:tcW w:w="6521" w:type="dxa"/>
            <w:tcMar>
              <w:top w:w="28" w:type="dxa"/>
              <w:bottom w:w="28" w:type="dxa"/>
            </w:tcMar>
            <w:vAlign w:val="center"/>
          </w:tcPr>
          <w:p w14:paraId="1C3548D6" w14:textId="3C1427EB" w:rsidR="0040129F" w:rsidRPr="00035751" w:rsidRDefault="000C78DC">
            <w:pPr>
              <w:pStyle w:val="Normale-INAIL"/>
              <w:spacing w:after="0" w:line="240" w:lineRule="auto"/>
              <w:ind w:left="0"/>
              <w:jc w:val="left"/>
              <w:rPr>
                <w:rFonts w:ascii="Verdana" w:hAnsi="Verdana"/>
                <w:sz w:val="18"/>
                <w:szCs w:val="18"/>
              </w:rPr>
            </w:pPr>
            <w:r w:rsidRPr="7BAAF2E4">
              <w:rPr>
                <w:rFonts w:ascii="Verdana" w:hAnsi="Verdana"/>
                <w:sz w:val="18"/>
                <w:szCs w:val="18"/>
              </w:rPr>
              <w:t>Leonardo Borselli</w:t>
            </w:r>
            <w:r>
              <w:rPr>
                <w:rFonts w:ascii="Verdana" w:hAnsi="Verdana"/>
                <w:sz w:val="18"/>
                <w:szCs w:val="18"/>
              </w:rPr>
              <w:t xml:space="preserve">, </w:t>
            </w:r>
            <w:r w:rsidR="00182FEE">
              <w:rPr>
                <w:rFonts w:ascii="Verdana" w:hAnsi="Verdana"/>
                <w:sz w:val="18"/>
                <w:szCs w:val="18"/>
              </w:rPr>
              <w:t>Gessyca Golia</w:t>
            </w:r>
            <w:r w:rsidR="00F2265C">
              <w:rPr>
                <w:rFonts w:ascii="Verdana" w:hAnsi="Verdana"/>
                <w:sz w:val="18"/>
                <w:szCs w:val="18"/>
              </w:rPr>
              <w:t xml:space="preserve"> assente</w:t>
            </w:r>
            <w:ins w:id="3" w:author="Microsoft Word" w:date="2024-04-05T10:38:00Z">
              <w:r>
                <w:rPr>
                  <w:rFonts w:ascii="Verdana" w:hAnsi="Verdana"/>
                  <w:sz w:val="18"/>
                  <w:szCs w:val="18"/>
                </w:rPr>
                <w:t>,</w:t>
              </w:r>
            </w:ins>
            <w:r>
              <w:rPr>
                <w:rFonts w:ascii="Verdana" w:hAnsi="Verdana"/>
                <w:sz w:val="18"/>
                <w:szCs w:val="18"/>
              </w:rPr>
              <w:t xml:space="preserve"> sostituita da Giulia Bru</w:t>
            </w:r>
            <w:r w:rsidR="001654F1">
              <w:rPr>
                <w:rFonts w:ascii="Verdana" w:hAnsi="Verdana"/>
                <w:sz w:val="18"/>
                <w:szCs w:val="18"/>
              </w:rPr>
              <w:t>g</w:t>
            </w:r>
            <w:r>
              <w:rPr>
                <w:rFonts w:ascii="Verdana" w:hAnsi="Verdana"/>
                <w:sz w:val="18"/>
                <w:szCs w:val="18"/>
              </w:rPr>
              <w:t>nerotto</w:t>
            </w:r>
            <w:r w:rsidR="0040129F" w:rsidRPr="7BAAF2E4">
              <w:rPr>
                <w:rFonts w:ascii="Verdana" w:hAnsi="Verdana"/>
                <w:sz w:val="18"/>
                <w:szCs w:val="18"/>
              </w:rPr>
              <w:t xml:space="preserve"> </w:t>
            </w:r>
          </w:p>
        </w:tc>
        <w:tc>
          <w:tcPr>
            <w:tcW w:w="3544" w:type="dxa"/>
            <w:tcMar>
              <w:top w:w="28" w:type="dxa"/>
              <w:bottom w:w="28" w:type="dxa"/>
            </w:tcMar>
            <w:vAlign w:val="center"/>
          </w:tcPr>
          <w:p w14:paraId="4337F6BC" w14:textId="77777777" w:rsidR="0040129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Conferenza dei Presidenti delle Regioni e delle Province Autonome</w:t>
            </w:r>
          </w:p>
        </w:tc>
      </w:tr>
      <w:tr w:rsidR="0040129F" w:rsidRPr="009C5686" w14:paraId="4E395947" w14:textId="77777777" w:rsidTr="00031881">
        <w:trPr>
          <w:trHeight w:val="408"/>
        </w:trPr>
        <w:tc>
          <w:tcPr>
            <w:tcW w:w="6521" w:type="dxa"/>
            <w:tcMar>
              <w:top w:w="28" w:type="dxa"/>
              <w:bottom w:w="28" w:type="dxa"/>
            </w:tcMar>
            <w:vAlign w:val="center"/>
          </w:tcPr>
          <w:p w14:paraId="3096ADF5" w14:textId="29306AA4" w:rsidR="0040129F" w:rsidRPr="00035751" w:rsidRDefault="000C78DC">
            <w:pPr>
              <w:pStyle w:val="Normale-INAIL"/>
              <w:spacing w:after="0" w:line="240" w:lineRule="auto"/>
              <w:ind w:left="0"/>
              <w:jc w:val="left"/>
              <w:rPr>
                <w:rFonts w:ascii="Verdana" w:hAnsi="Verdana"/>
                <w:sz w:val="18"/>
                <w:szCs w:val="18"/>
              </w:rPr>
            </w:pPr>
            <w:r>
              <w:t>Paola Becherini,</w:t>
            </w:r>
            <w:r w:rsidRPr="7BAAF2E4">
              <w:rPr>
                <w:rFonts w:ascii="Verdana" w:hAnsi="Verdana"/>
                <w:sz w:val="18"/>
                <w:szCs w:val="18"/>
              </w:rPr>
              <w:t xml:space="preserve"> </w:t>
            </w:r>
            <w:r w:rsidR="0040129F" w:rsidRPr="7BAAF2E4">
              <w:rPr>
                <w:rFonts w:ascii="Verdana" w:hAnsi="Verdana"/>
                <w:sz w:val="18"/>
                <w:szCs w:val="18"/>
              </w:rPr>
              <w:t>Giannina</w:t>
            </w:r>
            <w:r w:rsidR="0040129F">
              <w:rPr>
                <w:rFonts w:ascii="Verdana" w:hAnsi="Verdana"/>
                <w:sz w:val="18"/>
                <w:szCs w:val="18"/>
              </w:rPr>
              <w:t xml:space="preserve"> </w:t>
            </w:r>
            <w:r w:rsidR="0040129F" w:rsidRPr="7BAAF2E4">
              <w:rPr>
                <w:rFonts w:ascii="Verdana" w:hAnsi="Verdana"/>
                <w:sz w:val="18"/>
                <w:szCs w:val="18"/>
              </w:rPr>
              <w:t>Caschin</w:t>
            </w:r>
            <w:r w:rsidR="00635981">
              <w:rPr>
                <w:rFonts w:ascii="Verdana" w:hAnsi="Verdana"/>
                <w:sz w:val="18"/>
                <w:szCs w:val="18"/>
              </w:rPr>
              <w:t xml:space="preserve"> assente</w:t>
            </w:r>
            <w:ins w:id="4" w:author="Microsoft Word" w:date="2024-04-05T10:38:00Z">
              <w:r>
                <w:rPr>
                  <w:rFonts w:ascii="Verdana" w:hAnsi="Verdana"/>
                  <w:sz w:val="18"/>
                  <w:szCs w:val="18"/>
                </w:rPr>
                <w:t>,</w:t>
              </w:r>
            </w:ins>
            <w:r w:rsidR="00635981">
              <w:rPr>
                <w:rFonts w:ascii="Verdana" w:hAnsi="Verdana"/>
                <w:sz w:val="18"/>
                <w:szCs w:val="18"/>
              </w:rPr>
              <w:t xml:space="preserve"> sostituita da </w:t>
            </w:r>
            <w:r w:rsidR="00EE5C62" w:rsidRPr="00D4684E">
              <w:rPr>
                <w:rFonts w:ascii="Verdana" w:hAnsi="Verdana"/>
                <w:sz w:val="18"/>
                <w:szCs w:val="18"/>
              </w:rPr>
              <w:t>Massimo Puggioni</w:t>
            </w:r>
          </w:p>
        </w:tc>
        <w:tc>
          <w:tcPr>
            <w:tcW w:w="3544" w:type="dxa"/>
            <w:tcMar>
              <w:top w:w="28" w:type="dxa"/>
              <w:bottom w:w="28" w:type="dxa"/>
            </w:tcMar>
            <w:vAlign w:val="center"/>
          </w:tcPr>
          <w:p w14:paraId="1F9C6773" w14:textId="77777777" w:rsidR="0040129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ANCI</w:t>
            </w:r>
          </w:p>
        </w:tc>
      </w:tr>
      <w:tr w:rsidR="0040129F" w:rsidRPr="009C5686" w14:paraId="7081B43B" w14:textId="77777777" w:rsidTr="00031881">
        <w:trPr>
          <w:trHeight w:val="408"/>
        </w:trPr>
        <w:tc>
          <w:tcPr>
            <w:tcW w:w="6521" w:type="dxa"/>
            <w:tcMar>
              <w:top w:w="28" w:type="dxa"/>
              <w:bottom w:w="28" w:type="dxa"/>
            </w:tcMar>
            <w:vAlign w:val="center"/>
          </w:tcPr>
          <w:p w14:paraId="0922E2F8" w14:textId="4101D730" w:rsidR="0040129F" w:rsidRPr="00035751" w:rsidRDefault="0040129F">
            <w:pPr>
              <w:pStyle w:val="Normale-INAIL"/>
              <w:spacing w:after="0" w:line="240" w:lineRule="auto"/>
              <w:ind w:left="0"/>
              <w:jc w:val="left"/>
              <w:rPr>
                <w:rFonts w:ascii="Verdana" w:hAnsi="Verdana"/>
                <w:sz w:val="18"/>
                <w:szCs w:val="18"/>
              </w:rPr>
            </w:pPr>
            <w:r w:rsidRPr="000F5FC9">
              <w:rPr>
                <w:rFonts w:ascii="Verdana" w:hAnsi="Verdana"/>
                <w:sz w:val="18"/>
                <w:szCs w:val="18"/>
              </w:rPr>
              <w:t>Andrea Sammarco</w:t>
            </w:r>
            <w:r w:rsidR="000F5FC9">
              <w:rPr>
                <w:rFonts w:ascii="Verdana" w:hAnsi="Verdana"/>
                <w:sz w:val="18"/>
                <w:szCs w:val="18"/>
              </w:rPr>
              <w:t xml:space="preserve"> assente sostituito da Mario Altavilla</w:t>
            </w:r>
          </w:p>
        </w:tc>
        <w:tc>
          <w:tcPr>
            <w:tcW w:w="3544" w:type="dxa"/>
            <w:tcMar>
              <w:top w:w="28" w:type="dxa"/>
              <w:bottom w:w="28" w:type="dxa"/>
            </w:tcMar>
            <w:vAlign w:val="center"/>
          </w:tcPr>
          <w:p w14:paraId="1A6A0655" w14:textId="77777777" w:rsidR="0040129F" w:rsidRDefault="0040129F">
            <w:pPr>
              <w:pStyle w:val="Normale-INAIL"/>
              <w:spacing w:after="0" w:line="240" w:lineRule="auto"/>
              <w:ind w:left="0"/>
              <w:jc w:val="left"/>
              <w:rPr>
                <w:rFonts w:ascii="Verdana" w:hAnsi="Verdana"/>
                <w:sz w:val="18"/>
                <w:szCs w:val="18"/>
              </w:rPr>
            </w:pPr>
            <w:r w:rsidRPr="7BAAF2E4">
              <w:rPr>
                <w:rFonts w:ascii="Verdana" w:hAnsi="Verdana"/>
                <w:sz w:val="18"/>
                <w:szCs w:val="18"/>
              </w:rPr>
              <w:t>Unioncamere</w:t>
            </w:r>
          </w:p>
        </w:tc>
      </w:tr>
    </w:tbl>
    <w:bookmarkEnd w:id="2"/>
    <w:p w14:paraId="53C59263" w14:textId="77777777" w:rsidR="0040129F" w:rsidRDefault="0040129F" w:rsidP="0040129F">
      <w:pPr>
        <w:spacing w:before="240"/>
        <w:jc w:val="both"/>
        <w:textAlignment w:val="baseline"/>
        <w:rPr>
          <w:rFonts w:cs="Segoe UI"/>
          <w:color w:val="002E5D"/>
          <w:sz w:val="24"/>
          <w:szCs w:val="24"/>
          <w:lang w:eastAsia="it-IT"/>
        </w:rPr>
      </w:pPr>
      <w:r>
        <w:rPr>
          <w:rFonts w:cs="Franklin Gothic Book"/>
          <w:color w:val="002E5D"/>
          <w:sz w:val="24"/>
          <w:szCs w:val="24"/>
        </w:rPr>
        <w:t>Partecipanti uditori</w:t>
      </w:r>
    </w:p>
    <w:tbl>
      <w:tblPr>
        <w:tblW w:w="10065" w:type="dxa"/>
        <w:tblInd w:w="-147" w:type="dxa"/>
        <w:tblBorders>
          <w:top w:val="single" w:sz="4" w:space="0" w:color="A7AAB1"/>
          <w:left w:val="single" w:sz="4" w:space="0" w:color="A7AAB1"/>
          <w:bottom w:val="single" w:sz="4" w:space="0" w:color="A7AAB1"/>
          <w:right w:val="single" w:sz="4" w:space="0" w:color="A7AAB1"/>
          <w:insideH w:val="single" w:sz="4" w:space="0" w:color="A7AAB1"/>
          <w:insideV w:val="single" w:sz="4" w:space="0" w:color="A7AAB1"/>
        </w:tblBorders>
        <w:tblLayout w:type="fixed"/>
        <w:tblLook w:val="00A0" w:firstRow="1" w:lastRow="0" w:firstColumn="1" w:lastColumn="0" w:noHBand="0" w:noVBand="0"/>
      </w:tblPr>
      <w:tblGrid>
        <w:gridCol w:w="10065"/>
      </w:tblGrid>
      <w:tr w:rsidR="0040129F" w14:paraId="5B012309" w14:textId="77777777" w:rsidTr="0040129F">
        <w:trPr>
          <w:trHeight w:val="444"/>
          <w:tblHeader/>
        </w:trPr>
        <w:tc>
          <w:tcPr>
            <w:tcW w:w="10065"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5984E990" w14:textId="77777777" w:rsidR="0040129F" w:rsidRDefault="0040129F">
            <w:pPr>
              <w:spacing w:line="252" w:lineRule="auto"/>
              <w:ind w:left="30"/>
              <w:jc w:val="center"/>
              <w:textAlignment w:val="baseline"/>
              <w:rPr>
                <w:b/>
                <w:bCs/>
                <w:sz w:val="18"/>
                <w:szCs w:val="18"/>
              </w:rPr>
            </w:pPr>
            <w:bookmarkStart w:id="5" w:name="OLE_LINK10"/>
            <w:r>
              <w:rPr>
                <w:rFonts w:cs="Times New Roman"/>
                <w:b/>
                <w:bCs/>
                <w:sz w:val="18"/>
                <w:szCs w:val="18"/>
              </w:rPr>
              <w:t>Nome Cognome</w:t>
            </w:r>
          </w:p>
        </w:tc>
      </w:tr>
      <w:tr w:rsidR="0040129F" w14:paraId="74391250" w14:textId="77777777" w:rsidTr="0040129F">
        <w:trPr>
          <w:trHeight w:val="408"/>
        </w:trPr>
        <w:tc>
          <w:tcPr>
            <w:tcW w:w="10065" w:type="dxa"/>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55A9F56C" w14:textId="0229FC36" w:rsidR="0040129F" w:rsidRDefault="003872F6">
            <w:pPr>
              <w:rPr>
                <w:rFonts w:asciiTheme="minorHAnsi" w:hAnsiTheme="minorHAnsi" w:cstheme="minorBidi"/>
              </w:rPr>
            </w:pPr>
            <w:r>
              <w:t xml:space="preserve">Eliana Grenzi, </w:t>
            </w:r>
            <w:r w:rsidR="0040129F" w:rsidRPr="005C0A8F">
              <w:t>Fabio Ciminelli</w:t>
            </w:r>
            <w:r w:rsidR="00537488" w:rsidRPr="005C0A8F">
              <w:t xml:space="preserve">, </w:t>
            </w:r>
            <w:r w:rsidR="0040129F" w:rsidRPr="005C0A8F">
              <w:t>Marco Mena</w:t>
            </w:r>
            <w:r w:rsidR="00E45CB8">
              <w:t>, Paolo Lucia</w:t>
            </w:r>
            <w:r w:rsidR="0040129F" w:rsidRPr="005C0A8F">
              <w:t>, Riccardo Anaclerio, Simone Baluci</w:t>
            </w:r>
          </w:p>
        </w:tc>
        <w:bookmarkEnd w:id="5"/>
      </w:tr>
    </w:tbl>
    <w:p w14:paraId="756F1BBA" w14:textId="77777777" w:rsidR="0040129F" w:rsidRDefault="0040129F" w:rsidP="0040129F">
      <w:pPr>
        <w:spacing w:before="240"/>
        <w:jc w:val="both"/>
        <w:textAlignment w:val="baseline"/>
        <w:rPr>
          <w:rFonts w:cs="Segoe UI"/>
          <w:color w:val="002E5D"/>
          <w:sz w:val="24"/>
          <w:szCs w:val="24"/>
          <w:lang w:eastAsia="it-IT"/>
        </w:rPr>
      </w:pPr>
      <w:bookmarkStart w:id="6" w:name="OLE_LINK11"/>
      <w:r>
        <w:rPr>
          <w:rFonts w:cs="Segoe UI"/>
          <w:color w:val="002E5D"/>
          <w:sz w:val="24"/>
          <w:szCs w:val="24"/>
        </w:rPr>
        <w:t>Ordine del giorno</w:t>
      </w:r>
      <w:bookmarkEnd w:id="6"/>
    </w:p>
    <w:tbl>
      <w:tblPr>
        <w:tblW w:w="10065" w:type="dxa"/>
        <w:tblInd w:w="-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4"/>
        <w:gridCol w:w="9441"/>
      </w:tblGrid>
      <w:tr w:rsidR="0040129F" w14:paraId="1AC9CEB0" w14:textId="77777777" w:rsidTr="58B6A4F6">
        <w:trPr>
          <w:trHeight w:val="435"/>
        </w:trPr>
        <w:tc>
          <w:tcPr>
            <w:tcW w:w="624" w:type="dxa"/>
            <w:tcBorders>
              <w:top w:val="single" w:sz="6" w:space="0" w:color="A7AAB1"/>
              <w:left w:val="single" w:sz="6" w:space="0" w:color="A7AAB1"/>
              <w:bottom w:val="single" w:sz="6" w:space="0" w:color="A7AAB1"/>
              <w:right w:val="single" w:sz="6" w:space="0" w:color="A7AAB1"/>
            </w:tcBorders>
            <w:shd w:val="clear" w:color="auto" w:fill="B4C6E7" w:themeFill="accent1" w:themeFillTint="66"/>
            <w:vAlign w:val="center"/>
            <w:hideMark/>
          </w:tcPr>
          <w:p w14:paraId="4AC6C9ED" w14:textId="77777777" w:rsidR="0040129F" w:rsidRDefault="0040129F">
            <w:pPr>
              <w:spacing w:line="252" w:lineRule="auto"/>
              <w:ind w:left="30"/>
              <w:jc w:val="center"/>
              <w:textAlignment w:val="baseline"/>
              <w:rPr>
                <w:rFonts w:cs="Times New Roman"/>
                <w:b/>
                <w:bCs/>
                <w:sz w:val="18"/>
                <w:szCs w:val="18"/>
              </w:rPr>
            </w:pPr>
            <w:bookmarkStart w:id="7" w:name="OLE_LINK12"/>
            <w:r>
              <w:rPr>
                <w:rFonts w:cs="Times New Roman"/>
                <w:b/>
                <w:bCs/>
                <w:sz w:val="18"/>
                <w:szCs w:val="18"/>
              </w:rPr>
              <w:t>N.</w:t>
            </w:r>
          </w:p>
        </w:tc>
        <w:tc>
          <w:tcPr>
            <w:tcW w:w="9441" w:type="dxa"/>
            <w:tcBorders>
              <w:top w:val="single" w:sz="6" w:space="0" w:color="A7AAB1"/>
              <w:left w:val="single" w:sz="6" w:space="0" w:color="A7AAB1"/>
              <w:bottom w:val="single" w:sz="6" w:space="0" w:color="A7AAB1"/>
              <w:right w:val="single" w:sz="6" w:space="0" w:color="A7AAB1"/>
            </w:tcBorders>
            <w:shd w:val="clear" w:color="auto" w:fill="B4C6E7" w:themeFill="accent1" w:themeFillTint="66"/>
            <w:vAlign w:val="center"/>
            <w:hideMark/>
          </w:tcPr>
          <w:p w14:paraId="473D6EA0" w14:textId="77777777" w:rsidR="0040129F" w:rsidRDefault="0040129F">
            <w:pPr>
              <w:spacing w:line="252" w:lineRule="auto"/>
              <w:ind w:left="30"/>
              <w:jc w:val="center"/>
              <w:textAlignment w:val="baseline"/>
              <w:rPr>
                <w:rFonts w:cs="Times New Roman"/>
                <w:b/>
                <w:bCs/>
                <w:sz w:val="18"/>
                <w:szCs w:val="18"/>
              </w:rPr>
            </w:pPr>
            <w:r>
              <w:rPr>
                <w:rFonts w:cs="Times New Roman"/>
                <w:b/>
                <w:bCs/>
                <w:sz w:val="18"/>
                <w:szCs w:val="18"/>
              </w:rPr>
              <w:t>Argomento </w:t>
            </w:r>
          </w:p>
        </w:tc>
      </w:tr>
      <w:tr w:rsidR="0040129F" w14:paraId="5C43E232" w14:textId="77777777" w:rsidTr="58B6A4F6">
        <w:trPr>
          <w:trHeight w:val="615"/>
        </w:trPr>
        <w:tc>
          <w:tcPr>
            <w:tcW w:w="624" w:type="dxa"/>
            <w:tcBorders>
              <w:top w:val="single" w:sz="6" w:space="0" w:color="A7AAB1"/>
              <w:left w:val="single" w:sz="6" w:space="0" w:color="A7AAB1"/>
              <w:bottom w:val="single" w:sz="6" w:space="0" w:color="A7AAB1"/>
              <w:right w:val="single" w:sz="6" w:space="0" w:color="A7AAB1"/>
            </w:tcBorders>
            <w:vAlign w:val="center"/>
            <w:hideMark/>
          </w:tcPr>
          <w:p w14:paraId="4B0AF241" w14:textId="77777777" w:rsidR="0040129F" w:rsidRDefault="0040129F">
            <w:pPr>
              <w:spacing w:line="254" w:lineRule="auto"/>
              <w:jc w:val="center"/>
              <w:textAlignment w:val="baseline"/>
              <w:rPr>
                <w:rFonts w:ascii="Times New Roman" w:hAnsi="Times New Roman" w:cs="Times New Roman"/>
                <w:sz w:val="24"/>
                <w:szCs w:val="24"/>
                <w:lang w:eastAsia="it-IT"/>
              </w:rPr>
            </w:pPr>
            <w:r>
              <w:rPr>
                <w:rFonts w:cs="Times New Roman"/>
                <w:sz w:val="18"/>
                <w:szCs w:val="18"/>
              </w:rPr>
              <w:t>1</w:t>
            </w:r>
          </w:p>
        </w:tc>
        <w:tc>
          <w:tcPr>
            <w:tcW w:w="9441" w:type="dxa"/>
            <w:tcBorders>
              <w:top w:val="single" w:sz="6" w:space="0" w:color="A7AAB1"/>
              <w:left w:val="single" w:sz="6" w:space="0" w:color="A7AAB1"/>
              <w:bottom w:val="single" w:sz="6" w:space="0" w:color="A7AAB1"/>
              <w:right w:val="single" w:sz="6" w:space="0" w:color="A7AAB1"/>
            </w:tcBorders>
            <w:vAlign w:val="center"/>
            <w:hideMark/>
          </w:tcPr>
          <w:p w14:paraId="7DFC89EA" w14:textId="130C95B3" w:rsidR="0040129F" w:rsidRDefault="00F31188">
            <w:pPr>
              <w:pStyle w:val="Normale-INAIL"/>
              <w:spacing w:after="0" w:line="240" w:lineRule="auto"/>
              <w:ind w:left="0"/>
              <w:jc w:val="left"/>
              <w:rPr>
                <w:rFonts w:ascii="Verdana" w:hAnsi="Verdana"/>
                <w:sz w:val="18"/>
                <w:szCs w:val="18"/>
              </w:rPr>
            </w:pPr>
            <w:r>
              <w:rPr>
                <w:rFonts w:ascii="Verdana" w:hAnsi="Verdana"/>
                <w:sz w:val="18"/>
                <w:szCs w:val="18"/>
              </w:rPr>
              <w:t>SAL GT</w:t>
            </w:r>
          </w:p>
        </w:tc>
      </w:tr>
      <w:tr w:rsidR="000A6C80" w14:paraId="375524FD" w14:textId="77777777" w:rsidTr="58B6A4F6">
        <w:trPr>
          <w:trHeight w:val="615"/>
        </w:trPr>
        <w:tc>
          <w:tcPr>
            <w:tcW w:w="624" w:type="dxa"/>
            <w:tcBorders>
              <w:top w:val="single" w:sz="6" w:space="0" w:color="A7AAB1"/>
              <w:left w:val="single" w:sz="6" w:space="0" w:color="A7AAB1"/>
              <w:bottom w:val="single" w:sz="6" w:space="0" w:color="A7AAB1"/>
              <w:right w:val="single" w:sz="6" w:space="0" w:color="A7AAB1"/>
            </w:tcBorders>
            <w:vAlign w:val="center"/>
            <w:hideMark/>
          </w:tcPr>
          <w:p w14:paraId="334992AC" w14:textId="77777777" w:rsidR="000A6C80" w:rsidRDefault="000A6C80" w:rsidP="000A6C80">
            <w:pPr>
              <w:spacing w:line="254" w:lineRule="auto"/>
              <w:jc w:val="center"/>
              <w:textAlignment w:val="baseline"/>
              <w:rPr>
                <w:rFonts w:cs="Times New Roman"/>
                <w:sz w:val="18"/>
                <w:szCs w:val="18"/>
                <w:lang w:eastAsia="it-IT"/>
              </w:rPr>
            </w:pPr>
            <w:bookmarkStart w:id="8" w:name="_Hlk160723741"/>
            <w:bookmarkEnd w:id="7"/>
            <w:r>
              <w:rPr>
                <w:rFonts w:cs="Times New Roman"/>
                <w:sz w:val="18"/>
                <w:szCs w:val="18"/>
              </w:rPr>
              <w:t>2</w:t>
            </w:r>
          </w:p>
        </w:tc>
        <w:tc>
          <w:tcPr>
            <w:tcW w:w="9441" w:type="dxa"/>
            <w:tcBorders>
              <w:top w:val="single" w:sz="6" w:space="0" w:color="A7AAB1"/>
              <w:left w:val="single" w:sz="6" w:space="0" w:color="A7AAB1"/>
              <w:bottom w:val="single" w:sz="6" w:space="0" w:color="A7AAB1"/>
              <w:right w:val="single" w:sz="6" w:space="0" w:color="A7AAB1"/>
            </w:tcBorders>
            <w:vAlign w:val="center"/>
            <w:hideMark/>
          </w:tcPr>
          <w:p w14:paraId="288CA9A7" w14:textId="39747151" w:rsidR="000A6C80" w:rsidRDefault="000A6C80" w:rsidP="000A6C80">
            <w:pPr>
              <w:pStyle w:val="Normale-INAIL"/>
              <w:spacing w:after="0" w:line="240" w:lineRule="auto"/>
              <w:ind w:left="0"/>
              <w:jc w:val="left"/>
              <w:rPr>
                <w:rFonts w:ascii="Verdana" w:hAnsi="Verdana"/>
                <w:sz w:val="18"/>
                <w:szCs w:val="18"/>
              </w:rPr>
            </w:pPr>
            <w:r w:rsidRPr="58B6A4F6">
              <w:rPr>
                <w:rFonts w:ascii="Verdana" w:hAnsi="Verdana"/>
                <w:sz w:val="18"/>
                <w:szCs w:val="18"/>
              </w:rPr>
              <w:t>Presentazione Issues proposte</w:t>
            </w:r>
          </w:p>
        </w:tc>
      </w:tr>
      <w:tr w:rsidR="000A6C80" w14:paraId="53EB2F23" w14:textId="77777777" w:rsidTr="58B6A4F6">
        <w:trPr>
          <w:trHeight w:val="615"/>
        </w:trPr>
        <w:tc>
          <w:tcPr>
            <w:tcW w:w="624" w:type="dxa"/>
            <w:tcBorders>
              <w:top w:val="single" w:sz="6" w:space="0" w:color="A7AAB1"/>
              <w:left w:val="single" w:sz="6" w:space="0" w:color="A7AAB1"/>
              <w:bottom w:val="single" w:sz="6" w:space="0" w:color="A7AAB1"/>
              <w:right w:val="single" w:sz="6" w:space="0" w:color="A7AAB1"/>
            </w:tcBorders>
            <w:vAlign w:val="center"/>
            <w:hideMark/>
          </w:tcPr>
          <w:p w14:paraId="5878D606" w14:textId="77777777" w:rsidR="000A6C80" w:rsidRDefault="000A6C80" w:rsidP="000A6C80">
            <w:pPr>
              <w:spacing w:line="254" w:lineRule="auto"/>
              <w:jc w:val="center"/>
              <w:textAlignment w:val="baseline"/>
              <w:rPr>
                <w:rFonts w:cs="Times New Roman"/>
                <w:sz w:val="18"/>
                <w:szCs w:val="18"/>
                <w:lang w:eastAsia="it-IT"/>
              </w:rPr>
            </w:pPr>
            <w:bookmarkStart w:id="9" w:name="_Hlk160724696"/>
            <w:bookmarkEnd w:id="8"/>
            <w:r>
              <w:rPr>
                <w:rFonts w:cs="Times New Roman"/>
                <w:sz w:val="18"/>
                <w:szCs w:val="18"/>
              </w:rPr>
              <w:t>3</w:t>
            </w:r>
          </w:p>
        </w:tc>
        <w:tc>
          <w:tcPr>
            <w:tcW w:w="9441" w:type="dxa"/>
            <w:tcBorders>
              <w:top w:val="single" w:sz="6" w:space="0" w:color="A7AAB1"/>
              <w:left w:val="single" w:sz="6" w:space="0" w:color="A7AAB1"/>
              <w:bottom w:val="single" w:sz="6" w:space="0" w:color="A7AAB1"/>
              <w:right w:val="single" w:sz="6" w:space="0" w:color="A7AAB1"/>
            </w:tcBorders>
            <w:vAlign w:val="center"/>
            <w:hideMark/>
          </w:tcPr>
          <w:p w14:paraId="2EB79566" w14:textId="2B544574" w:rsidR="000A6C80" w:rsidRDefault="000A6C80" w:rsidP="000A6C80">
            <w:pPr>
              <w:pStyle w:val="Normale-INAIL"/>
              <w:spacing w:after="0" w:line="240" w:lineRule="auto"/>
              <w:ind w:left="0"/>
              <w:jc w:val="left"/>
              <w:rPr>
                <w:rFonts w:ascii="Verdana" w:hAnsi="Verdana"/>
                <w:sz w:val="18"/>
                <w:szCs w:val="18"/>
              </w:rPr>
            </w:pPr>
            <w:r>
              <w:rPr>
                <w:rFonts w:ascii="Verdana" w:hAnsi="Verdana"/>
                <w:sz w:val="18"/>
                <w:szCs w:val="18"/>
              </w:rPr>
              <w:t>Altri temi trattati</w:t>
            </w:r>
          </w:p>
        </w:tc>
      </w:tr>
      <w:bookmarkEnd w:id="9"/>
      <w:tr w:rsidR="000A6C80" w14:paraId="66FCAEE8" w14:textId="77777777" w:rsidTr="58B6A4F6">
        <w:trPr>
          <w:trHeight w:val="615"/>
        </w:trPr>
        <w:tc>
          <w:tcPr>
            <w:tcW w:w="624" w:type="dxa"/>
            <w:tcBorders>
              <w:top w:val="single" w:sz="6" w:space="0" w:color="A7AAB1"/>
              <w:left w:val="single" w:sz="6" w:space="0" w:color="A7AAB1"/>
              <w:bottom w:val="single" w:sz="6" w:space="0" w:color="A7AAB1"/>
              <w:right w:val="single" w:sz="6" w:space="0" w:color="A7AAB1"/>
            </w:tcBorders>
            <w:vAlign w:val="center"/>
            <w:hideMark/>
          </w:tcPr>
          <w:p w14:paraId="007C3DB1" w14:textId="77777777" w:rsidR="000A6C80" w:rsidRDefault="000A6C80" w:rsidP="000A6C80">
            <w:pPr>
              <w:spacing w:line="254" w:lineRule="auto"/>
              <w:jc w:val="center"/>
              <w:textAlignment w:val="baseline"/>
              <w:rPr>
                <w:rFonts w:cs="Times New Roman"/>
                <w:sz w:val="18"/>
                <w:szCs w:val="18"/>
              </w:rPr>
            </w:pPr>
            <w:r>
              <w:rPr>
                <w:rFonts w:cs="Times New Roman"/>
                <w:sz w:val="18"/>
                <w:szCs w:val="18"/>
              </w:rPr>
              <w:t>4</w:t>
            </w:r>
          </w:p>
        </w:tc>
        <w:tc>
          <w:tcPr>
            <w:tcW w:w="9441" w:type="dxa"/>
            <w:tcBorders>
              <w:top w:val="single" w:sz="6" w:space="0" w:color="A7AAB1"/>
              <w:left w:val="single" w:sz="6" w:space="0" w:color="A7AAB1"/>
              <w:bottom w:val="single" w:sz="6" w:space="0" w:color="A7AAB1"/>
              <w:right w:val="single" w:sz="6" w:space="0" w:color="A7AAB1"/>
            </w:tcBorders>
            <w:vAlign w:val="center"/>
            <w:hideMark/>
          </w:tcPr>
          <w:p w14:paraId="395758F6" w14:textId="18F2159E" w:rsidR="000A6C80" w:rsidRDefault="000A6C80" w:rsidP="000A6C80">
            <w:pPr>
              <w:pStyle w:val="Normale-INAIL"/>
              <w:spacing w:after="0" w:line="240" w:lineRule="auto"/>
              <w:ind w:left="0"/>
              <w:jc w:val="left"/>
              <w:rPr>
                <w:rFonts w:ascii="Verdana" w:hAnsi="Verdana"/>
                <w:sz w:val="18"/>
                <w:szCs w:val="18"/>
              </w:rPr>
            </w:pPr>
            <w:bookmarkStart w:id="10" w:name="OLE_LINK19"/>
            <w:r w:rsidRPr="00C73CB5">
              <w:rPr>
                <w:rFonts w:ascii="Verdana" w:hAnsi="Verdana"/>
                <w:sz w:val="18"/>
                <w:szCs w:val="18"/>
              </w:rPr>
              <w:t>Programmazione attività Gruppo Tecnico</w:t>
            </w:r>
            <w:bookmarkEnd w:id="10"/>
          </w:p>
        </w:tc>
      </w:tr>
    </w:tbl>
    <w:p w14:paraId="0CB7F306" w14:textId="1B31C709" w:rsidR="0055447A" w:rsidRDefault="0040129F" w:rsidP="0040129F">
      <w:pPr>
        <w:spacing w:before="240"/>
        <w:textAlignment w:val="baseline"/>
        <w:rPr>
          <w:ins w:id="11" w:author="Microsoft Word" w:date="2024-04-05T10:38:00Z"/>
          <w:rFonts w:ascii="Franklin Gothic Book" w:hAnsi="Franklin Gothic Book" w:cs="Segoe UI"/>
          <w:color w:val="002E5D"/>
        </w:rPr>
      </w:pPr>
      <w:bookmarkStart w:id="12" w:name="OLE_LINK13"/>
      <w:r w:rsidRPr="58B6A4F6">
        <w:rPr>
          <w:rFonts w:ascii="Franklin Gothic Book" w:hAnsi="Franklin Gothic Book" w:cs="Segoe UI"/>
        </w:rPr>
        <w:t> </w:t>
      </w:r>
    </w:p>
    <w:p w14:paraId="02E4D335" w14:textId="6B9CF160" w:rsidR="0040129F" w:rsidRDefault="0040129F" w:rsidP="0040129F">
      <w:pPr>
        <w:spacing w:before="240"/>
        <w:textAlignment w:val="baseline"/>
        <w:rPr>
          <w:rFonts w:cs="Segoe UI"/>
          <w:color w:val="002E5D"/>
          <w:sz w:val="24"/>
          <w:szCs w:val="24"/>
          <w:lang w:eastAsia="it-IT"/>
        </w:rPr>
      </w:pPr>
      <w:r w:rsidRPr="58B6A4F6">
        <w:rPr>
          <w:rFonts w:cs="Segoe UI"/>
          <w:color w:val="002E5D"/>
          <w:sz w:val="24"/>
          <w:szCs w:val="24"/>
        </w:rPr>
        <w:t>Strumenti e Documenti a supporto della riunione</w:t>
      </w:r>
      <w:bookmarkEnd w:id="12"/>
    </w:p>
    <w:tbl>
      <w:tblPr>
        <w:tblW w:w="10065" w:type="dxa"/>
        <w:tblInd w:w="-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3"/>
        <w:gridCol w:w="7222"/>
      </w:tblGrid>
      <w:tr w:rsidR="0040129F" w14:paraId="31992E3C" w14:textId="77777777" w:rsidTr="58B6A4F6">
        <w:trPr>
          <w:cantSplit/>
          <w:trHeight w:val="572"/>
        </w:trPr>
        <w:tc>
          <w:tcPr>
            <w:tcW w:w="2843" w:type="dxa"/>
            <w:tcBorders>
              <w:top w:val="single" w:sz="6" w:space="0" w:color="A7AAB1"/>
              <w:left w:val="single" w:sz="6" w:space="0" w:color="A7AAB1"/>
              <w:bottom w:val="single" w:sz="6" w:space="0" w:color="A7AAB1"/>
              <w:right w:val="single" w:sz="6" w:space="0" w:color="A7AAB1"/>
            </w:tcBorders>
            <w:shd w:val="clear" w:color="auto" w:fill="B4C6E7" w:themeFill="accent1" w:themeFillTint="66"/>
            <w:vAlign w:val="center"/>
            <w:hideMark/>
          </w:tcPr>
          <w:p w14:paraId="2C24E9A1" w14:textId="77777777" w:rsidR="0040129F" w:rsidRDefault="0040129F">
            <w:pPr>
              <w:spacing w:line="252" w:lineRule="auto"/>
              <w:ind w:left="30"/>
              <w:jc w:val="center"/>
              <w:textAlignment w:val="baseline"/>
              <w:rPr>
                <w:rFonts w:ascii="Times New Roman" w:hAnsi="Times New Roman" w:cs="Times New Roman"/>
                <w:sz w:val="24"/>
                <w:szCs w:val="24"/>
                <w:lang w:eastAsia="it-IT"/>
              </w:rPr>
            </w:pPr>
            <w:r>
              <w:rPr>
                <w:rFonts w:cs="Times New Roman"/>
                <w:b/>
                <w:bCs/>
                <w:sz w:val="18"/>
                <w:szCs w:val="18"/>
              </w:rPr>
              <w:t>Strumento/Documento</w:t>
            </w:r>
          </w:p>
        </w:tc>
        <w:tc>
          <w:tcPr>
            <w:tcW w:w="7222" w:type="dxa"/>
            <w:tcBorders>
              <w:top w:val="single" w:sz="6" w:space="0" w:color="A7AAB1"/>
              <w:left w:val="single" w:sz="6" w:space="0" w:color="A7AAB1"/>
              <w:bottom w:val="single" w:sz="6" w:space="0" w:color="A7AAB1"/>
              <w:right w:val="single" w:sz="6" w:space="0" w:color="A7AAB1"/>
            </w:tcBorders>
            <w:shd w:val="clear" w:color="auto" w:fill="B4C6E7" w:themeFill="accent1" w:themeFillTint="66"/>
            <w:vAlign w:val="center"/>
            <w:hideMark/>
          </w:tcPr>
          <w:p w14:paraId="1F238B06" w14:textId="77777777" w:rsidR="0040129F" w:rsidRDefault="0040129F">
            <w:pPr>
              <w:spacing w:line="252" w:lineRule="auto"/>
              <w:ind w:left="30"/>
              <w:jc w:val="center"/>
              <w:textAlignment w:val="baseline"/>
              <w:rPr>
                <w:rFonts w:cs="Times New Roman"/>
                <w:b/>
                <w:bCs/>
                <w:sz w:val="18"/>
                <w:szCs w:val="18"/>
              </w:rPr>
            </w:pPr>
            <w:r>
              <w:rPr>
                <w:rFonts w:cs="Times New Roman"/>
                <w:b/>
                <w:bCs/>
                <w:sz w:val="18"/>
                <w:szCs w:val="18"/>
              </w:rPr>
              <w:t>Descrizione</w:t>
            </w:r>
          </w:p>
        </w:tc>
      </w:tr>
      <w:tr w:rsidR="0040129F" w14:paraId="51C03147" w14:textId="77777777" w:rsidTr="58B6A4F6">
        <w:trPr>
          <w:trHeight w:val="615"/>
        </w:trPr>
        <w:tc>
          <w:tcPr>
            <w:tcW w:w="2843" w:type="dxa"/>
            <w:tcBorders>
              <w:top w:val="single" w:sz="6" w:space="0" w:color="A7AAB1"/>
              <w:left w:val="single" w:sz="6" w:space="0" w:color="A7AAB1"/>
              <w:bottom w:val="single" w:sz="6" w:space="0" w:color="A7AAB1"/>
              <w:right w:val="single" w:sz="6" w:space="0" w:color="A7AAB1"/>
            </w:tcBorders>
            <w:vAlign w:val="center"/>
            <w:hideMark/>
          </w:tcPr>
          <w:p w14:paraId="5C8F9175" w14:textId="52FF84D8" w:rsidR="0040129F" w:rsidRDefault="00301555">
            <w:pPr>
              <w:spacing w:line="252" w:lineRule="auto"/>
              <w:jc w:val="center"/>
              <w:textAlignment w:val="baseline"/>
              <w:rPr>
                <w:rFonts w:ascii="Times New Roman" w:hAnsi="Times New Roman" w:cs="Times New Roman"/>
                <w:sz w:val="24"/>
                <w:szCs w:val="24"/>
                <w:lang w:eastAsia="it-IT"/>
              </w:rPr>
            </w:pPr>
            <w:r>
              <w:rPr>
                <w:rFonts w:ascii="Times New Roman" w:hAnsi="Times New Roman" w:cs="Times New Roman"/>
                <w:sz w:val="24"/>
                <w:szCs w:val="24"/>
                <w:lang w:eastAsia="it-IT"/>
              </w:rPr>
              <w:object w:dxaOrig="1520" w:dyaOrig="987" w14:anchorId="1A835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11" o:title=""/>
                </v:shape>
                <o:OLEObject Type="Embed" ProgID="PowerPoint.Show.12" ShapeID="_x0000_i1025" DrawAspect="Icon" ObjectID="_1775978150" r:id="rId12"/>
              </w:object>
            </w:r>
          </w:p>
        </w:tc>
        <w:tc>
          <w:tcPr>
            <w:tcW w:w="7222" w:type="dxa"/>
            <w:tcBorders>
              <w:top w:val="single" w:sz="6" w:space="0" w:color="A7AAB1"/>
              <w:left w:val="single" w:sz="6" w:space="0" w:color="A7AAB1"/>
              <w:bottom w:val="single" w:sz="6" w:space="0" w:color="A7AAB1"/>
              <w:right w:val="single" w:sz="6" w:space="0" w:color="A7AAB1"/>
            </w:tcBorders>
            <w:vAlign w:val="center"/>
            <w:hideMark/>
          </w:tcPr>
          <w:p w14:paraId="0ACC114B" w14:textId="77777777" w:rsidR="0040129F" w:rsidRDefault="0040129F">
            <w:pPr>
              <w:pStyle w:val="Normale-INAIL"/>
              <w:spacing w:after="0" w:line="240" w:lineRule="auto"/>
              <w:jc w:val="left"/>
              <w:rPr>
                <w:rFonts w:ascii="Verdana" w:hAnsi="Verdana"/>
                <w:sz w:val="18"/>
                <w:szCs w:val="18"/>
              </w:rPr>
            </w:pPr>
            <w:r>
              <w:rPr>
                <w:rFonts w:ascii="Verdana" w:hAnsi="Verdana"/>
                <w:sz w:val="18"/>
                <w:szCs w:val="18"/>
              </w:rPr>
              <w:t>Presentazione PowerPoint utilizzata durante l’incontro.</w:t>
            </w:r>
          </w:p>
        </w:tc>
      </w:tr>
      <w:tr w:rsidR="0040129F" w14:paraId="57BD950A" w14:textId="77777777" w:rsidTr="58B6A4F6">
        <w:trPr>
          <w:trHeight w:val="615"/>
        </w:trPr>
        <w:tc>
          <w:tcPr>
            <w:tcW w:w="2843" w:type="dxa"/>
            <w:tcBorders>
              <w:top w:val="single" w:sz="6" w:space="0" w:color="A7AAB1"/>
              <w:left w:val="single" w:sz="6" w:space="0" w:color="A7AAB1"/>
              <w:bottom w:val="single" w:sz="6" w:space="0" w:color="A7AAB1"/>
              <w:right w:val="single" w:sz="6" w:space="0" w:color="A7AAB1"/>
            </w:tcBorders>
            <w:vAlign w:val="center"/>
            <w:hideMark/>
          </w:tcPr>
          <w:p w14:paraId="552F5220" w14:textId="7C5D2816" w:rsidR="0040129F" w:rsidRDefault="0040129F">
            <w:pPr>
              <w:spacing w:line="252" w:lineRule="auto"/>
              <w:jc w:val="center"/>
              <w:textAlignment w:val="baseline"/>
              <w:rPr>
                <w:rStyle w:val="normaltextrun"/>
                <w:color w:val="000000"/>
                <w:shd w:val="clear" w:color="auto" w:fill="FFFFFF"/>
              </w:rPr>
            </w:pPr>
            <w:r>
              <w:rPr>
                <w:noProof/>
              </w:rPr>
              <w:drawing>
                <wp:inline distT="0" distB="0" distL="0" distR="0" wp14:anchorId="3FA80718" wp14:editId="180C5F95">
                  <wp:extent cx="391795" cy="391795"/>
                  <wp:effectExtent l="0" t="0" r="8255" b="8255"/>
                  <wp:docPr id="269816645" name="Picture 269816645" descr="Immagine che contiene Segnale stradale, simbolo, design&#10;&#10;Descrizione generata automaticament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6645" name="Immagine 1" descr="Immagine che contiene Segnale stradale, simbolo, design&#10;&#10;Descrizione generata automaticament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795" cy="391795"/>
                          </a:xfrm>
                          <a:prstGeom prst="rect">
                            <a:avLst/>
                          </a:prstGeom>
                          <a:noFill/>
                          <a:ln>
                            <a:noFill/>
                          </a:ln>
                        </pic:spPr>
                      </pic:pic>
                    </a:graphicData>
                  </a:graphic>
                </wp:inline>
              </w:drawing>
            </w:r>
            <w:r>
              <w:rPr>
                <w:rFonts w:cs="Times New Roman"/>
                <w:sz w:val="18"/>
                <w:szCs w:val="18"/>
              </w:rPr>
              <w:t>Repository Git</w:t>
            </w:r>
          </w:p>
        </w:tc>
        <w:tc>
          <w:tcPr>
            <w:tcW w:w="7222" w:type="dxa"/>
            <w:tcBorders>
              <w:top w:val="single" w:sz="6" w:space="0" w:color="A7AAB1"/>
              <w:left w:val="single" w:sz="6" w:space="0" w:color="A7AAB1"/>
              <w:bottom w:val="single" w:sz="6" w:space="0" w:color="A7AAB1"/>
              <w:right w:val="single" w:sz="6" w:space="0" w:color="A7AAB1"/>
            </w:tcBorders>
            <w:vAlign w:val="center"/>
            <w:hideMark/>
          </w:tcPr>
          <w:p w14:paraId="136E6D98" w14:textId="2054DAF7" w:rsidR="0040129F" w:rsidRDefault="0040129F">
            <w:pPr>
              <w:pStyle w:val="Normale-INAIL"/>
              <w:spacing w:after="0" w:line="240" w:lineRule="auto"/>
              <w:jc w:val="left"/>
              <w:rPr>
                <w:rFonts w:ascii="Verdana" w:hAnsi="Verdana"/>
                <w:sz w:val="18"/>
                <w:szCs w:val="18"/>
              </w:rPr>
            </w:pPr>
            <w:r w:rsidRPr="58B6A4F6">
              <w:rPr>
                <w:rFonts w:ascii="Verdana" w:hAnsi="Verdana"/>
                <w:sz w:val="18"/>
                <w:szCs w:val="18"/>
              </w:rPr>
              <w:t xml:space="preserve">Repository Git per gestire le </w:t>
            </w:r>
            <w:r w:rsidR="147DF071" w:rsidRPr="58B6A4F6">
              <w:rPr>
                <w:rFonts w:ascii="Verdana" w:hAnsi="Verdana"/>
                <w:sz w:val="18"/>
                <w:szCs w:val="18"/>
              </w:rPr>
              <w:t>Issues</w:t>
            </w:r>
            <w:r w:rsidRPr="58B6A4F6">
              <w:rPr>
                <w:rFonts w:ascii="Verdana" w:hAnsi="Verdana"/>
                <w:sz w:val="18"/>
                <w:szCs w:val="18"/>
              </w:rPr>
              <w:t xml:space="preserve"> e apportare le modifiche ai documenti tecnici.</w:t>
            </w:r>
          </w:p>
          <w:p w14:paraId="0E6F1D24" w14:textId="77777777" w:rsidR="0040129F" w:rsidRDefault="0040129F">
            <w:pPr>
              <w:pStyle w:val="Normale-INAIL"/>
              <w:spacing w:after="0" w:line="240" w:lineRule="auto"/>
              <w:jc w:val="left"/>
              <w:rPr>
                <w:rFonts w:ascii="Verdana" w:hAnsi="Verdana"/>
                <w:i/>
                <w:sz w:val="18"/>
                <w:szCs w:val="18"/>
              </w:rPr>
            </w:pPr>
            <w:r>
              <w:rPr>
                <w:i/>
                <w:sz w:val="18"/>
                <w:szCs w:val="18"/>
              </w:rPr>
              <w:t>[</w:t>
            </w:r>
            <w:hyperlink r:id="rId15" w:history="1">
              <w:r>
                <w:rPr>
                  <w:rStyle w:val="Hyperlink"/>
                  <w:i/>
                  <w:color w:val="auto"/>
                  <w:sz w:val="18"/>
                  <w:szCs w:val="18"/>
                </w:rPr>
                <w:t>https://github.com/AgID/specifiche-tecniche-DPR160-2010</w:t>
              </w:r>
            </w:hyperlink>
            <w:r>
              <w:rPr>
                <w:i/>
                <w:sz w:val="18"/>
                <w:szCs w:val="18"/>
              </w:rPr>
              <w:t>]</w:t>
            </w:r>
          </w:p>
        </w:tc>
      </w:tr>
    </w:tbl>
    <w:p w14:paraId="3929C47B" w14:textId="38E062D2" w:rsidR="00031881" w:rsidRDefault="0040129F" w:rsidP="55B247C7">
      <w:pPr>
        <w:spacing w:before="240" w:line="240" w:lineRule="auto"/>
        <w:rPr>
          <w:rFonts w:cs="Franklin Gothic Book"/>
          <w:color w:val="002E5D"/>
          <w:sz w:val="24"/>
          <w:szCs w:val="24"/>
        </w:rPr>
      </w:pPr>
      <w:r w:rsidRPr="58B6A4F6">
        <w:rPr>
          <w:rFonts w:cs="Franklin Gothic Book"/>
          <w:color w:val="002E5D"/>
          <w:sz w:val="24"/>
          <w:szCs w:val="24"/>
        </w:rPr>
        <w:t>Argomenti Trattati</w:t>
      </w:r>
    </w:p>
    <w:tbl>
      <w:tblPr>
        <w:tblW w:w="10065" w:type="dxa"/>
        <w:tblInd w:w="-147" w:type="dxa"/>
        <w:tblBorders>
          <w:top w:val="single" w:sz="4" w:space="0" w:color="A7AAB1"/>
          <w:left w:val="single" w:sz="4" w:space="0" w:color="A7AAB1"/>
          <w:bottom w:val="single" w:sz="4" w:space="0" w:color="A7AAB1"/>
          <w:right w:val="single" w:sz="4" w:space="0" w:color="A7AAB1"/>
          <w:insideH w:val="single" w:sz="4" w:space="0" w:color="A7AAB1"/>
          <w:insideV w:val="single" w:sz="4" w:space="0" w:color="A7AAB1"/>
        </w:tblBorders>
        <w:tblLayout w:type="fixed"/>
        <w:tblLook w:val="00A0" w:firstRow="1" w:lastRow="0" w:firstColumn="1" w:lastColumn="0" w:noHBand="0" w:noVBand="0"/>
      </w:tblPr>
      <w:tblGrid>
        <w:gridCol w:w="5032"/>
        <w:gridCol w:w="2516"/>
        <w:gridCol w:w="2517"/>
      </w:tblGrid>
      <w:tr w:rsidR="0040129F" w14:paraId="20F79CA1"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74BD65CF" w14:textId="7DC5FE44" w:rsidR="0040129F" w:rsidRDefault="0040129F">
            <w:pPr>
              <w:pStyle w:val="IntestazioneTabellaDCOD"/>
              <w:ind w:left="0"/>
              <w:rPr>
                <w:b/>
                <w:bCs/>
                <w:sz w:val="18"/>
                <w:szCs w:val="18"/>
              </w:rPr>
            </w:pPr>
            <w:bookmarkStart w:id="13" w:name="OLE_LINK16"/>
            <w:r>
              <w:rPr>
                <w:b/>
                <w:bCs/>
                <w:sz w:val="18"/>
                <w:szCs w:val="18"/>
              </w:rPr>
              <w:t xml:space="preserve">1 </w:t>
            </w:r>
            <w:r w:rsidR="00481C60">
              <w:rPr>
                <w:b/>
                <w:bCs/>
                <w:sz w:val="18"/>
                <w:szCs w:val="18"/>
              </w:rPr>
              <w:t>–</w:t>
            </w:r>
            <w:r>
              <w:rPr>
                <w:b/>
                <w:bCs/>
                <w:sz w:val="18"/>
                <w:szCs w:val="18"/>
              </w:rPr>
              <w:t xml:space="preserve"> </w:t>
            </w:r>
            <w:r w:rsidR="00481C60">
              <w:rPr>
                <w:b/>
                <w:bCs/>
                <w:sz w:val="18"/>
                <w:szCs w:val="18"/>
              </w:rPr>
              <w:t>SAL GT</w:t>
            </w:r>
          </w:p>
        </w:tc>
      </w:tr>
      <w:tr w:rsidR="0040129F" w14:paraId="2ADC65EA"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tcPr>
          <w:p w14:paraId="14CA1CBD" w14:textId="75E6870B" w:rsidR="0040129F" w:rsidRDefault="0026021C" w:rsidP="55B247C7">
            <w:pPr>
              <w:spacing w:before="120" w:after="120" w:line="240" w:lineRule="auto"/>
              <w:jc w:val="both"/>
              <w:rPr>
                <w:rFonts w:cs="Times New Roman"/>
                <w:i/>
                <w:iCs/>
                <w:sz w:val="18"/>
                <w:szCs w:val="18"/>
                <w:lang w:eastAsia="en-GB"/>
              </w:rPr>
            </w:pPr>
            <w:r w:rsidRPr="58B6A4F6">
              <w:rPr>
                <w:rFonts w:cs="Times New Roman"/>
                <w:i/>
                <w:iCs/>
                <w:sz w:val="18"/>
                <w:szCs w:val="18"/>
                <w:lang w:eastAsia="en-GB"/>
              </w:rPr>
              <w:t xml:space="preserve">Sono state </w:t>
            </w:r>
            <w:r w:rsidR="00B5771E" w:rsidRPr="58B6A4F6">
              <w:rPr>
                <w:rFonts w:cs="Times New Roman"/>
                <w:i/>
                <w:iCs/>
                <w:sz w:val="18"/>
                <w:szCs w:val="18"/>
                <w:lang w:eastAsia="en-GB"/>
              </w:rPr>
              <w:t xml:space="preserve">presentate le azioni </w:t>
            </w:r>
            <w:r w:rsidR="00F8322A">
              <w:rPr>
                <w:rFonts w:cs="Times New Roman"/>
                <w:i/>
                <w:iCs/>
                <w:sz w:val="18"/>
                <w:szCs w:val="18"/>
                <w:lang w:eastAsia="en-GB"/>
              </w:rPr>
              <w:t>realizzate</w:t>
            </w:r>
            <w:r w:rsidR="00B5771E" w:rsidRPr="58B6A4F6">
              <w:rPr>
                <w:rFonts w:cs="Times New Roman"/>
                <w:i/>
                <w:iCs/>
                <w:sz w:val="18"/>
                <w:szCs w:val="18"/>
                <w:lang w:eastAsia="en-GB"/>
              </w:rPr>
              <w:t xml:space="preserve"> </w:t>
            </w:r>
            <w:r w:rsidR="00D837FA" w:rsidRPr="58B6A4F6">
              <w:rPr>
                <w:rFonts w:cs="Times New Roman"/>
                <w:i/>
                <w:iCs/>
                <w:sz w:val="18"/>
                <w:szCs w:val="18"/>
                <w:lang w:eastAsia="en-GB"/>
              </w:rPr>
              <w:t>d</w:t>
            </w:r>
            <w:r w:rsidR="2A59B020" w:rsidRPr="58B6A4F6">
              <w:rPr>
                <w:rFonts w:cs="Times New Roman"/>
                <w:i/>
                <w:iCs/>
                <w:sz w:val="18"/>
                <w:szCs w:val="18"/>
                <w:lang w:eastAsia="en-GB"/>
              </w:rPr>
              <w:t>a</w:t>
            </w:r>
            <w:r w:rsidR="00D837FA" w:rsidRPr="58B6A4F6">
              <w:rPr>
                <w:rFonts w:cs="Times New Roman"/>
                <w:i/>
                <w:iCs/>
                <w:sz w:val="18"/>
                <w:szCs w:val="18"/>
                <w:lang w:eastAsia="en-GB"/>
              </w:rPr>
              <w:t>l Gruppo Tecnico</w:t>
            </w:r>
            <w:r w:rsidR="227AC4E8" w:rsidRPr="58B6A4F6">
              <w:rPr>
                <w:rFonts w:cs="Times New Roman"/>
                <w:i/>
                <w:iCs/>
                <w:sz w:val="18"/>
                <w:szCs w:val="18"/>
                <w:lang w:eastAsia="en-GB"/>
              </w:rPr>
              <w:t xml:space="preserve"> a seguito degli ultimi incontri</w:t>
            </w:r>
            <w:r w:rsidR="00D837FA" w:rsidRPr="58B6A4F6">
              <w:rPr>
                <w:rFonts w:cs="Times New Roman"/>
                <w:i/>
                <w:iCs/>
                <w:sz w:val="18"/>
                <w:szCs w:val="18"/>
                <w:lang w:eastAsia="en-GB"/>
              </w:rPr>
              <w:t>:</w:t>
            </w:r>
          </w:p>
          <w:p w14:paraId="70B9CAC1" w14:textId="7AFAB2DD" w:rsidR="606C99B9" w:rsidRDefault="606C99B9" w:rsidP="55B247C7">
            <w:pPr>
              <w:pStyle w:val="ListParagraph"/>
              <w:numPr>
                <w:ilvl w:val="0"/>
                <w:numId w:val="3"/>
              </w:numPr>
              <w:spacing w:before="120" w:after="120" w:line="240" w:lineRule="auto"/>
              <w:jc w:val="both"/>
              <w:rPr>
                <w:rFonts w:eastAsia="Times New Roman" w:cs="Times New Roman"/>
                <w:i/>
                <w:iCs/>
                <w:sz w:val="18"/>
                <w:szCs w:val="18"/>
                <w:lang w:eastAsia="en-GB"/>
              </w:rPr>
            </w:pPr>
            <w:r w:rsidRPr="55B247C7">
              <w:rPr>
                <w:rFonts w:eastAsia="Times New Roman" w:cs="Times New Roman"/>
                <w:i/>
                <w:iCs/>
                <w:sz w:val="18"/>
                <w:szCs w:val="18"/>
                <w:lang w:eastAsia="en-GB"/>
              </w:rPr>
              <w:t>Chiusa la issue #54 a seguito dell’approvazione del GT in data 07/03/24</w:t>
            </w:r>
            <w:r w:rsidR="67B1D0DE" w:rsidRPr="55B247C7">
              <w:rPr>
                <w:rFonts w:eastAsia="Times New Roman" w:cs="Times New Roman"/>
                <w:i/>
                <w:iCs/>
                <w:sz w:val="18"/>
                <w:szCs w:val="18"/>
                <w:lang w:eastAsia="en-GB"/>
              </w:rPr>
              <w:t>;</w:t>
            </w:r>
          </w:p>
          <w:p w14:paraId="483D54EB" w14:textId="77777777" w:rsidR="007D5267" w:rsidRDefault="0099244B" w:rsidP="58B6A4F6">
            <w:pPr>
              <w:pStyle w:val="ListParagraph"/>
              <w:numPr>
                <w:ilvl w:val="0"/>
                <w:numId w:val="3"/>
              </w:numPr>
              <w:spacing w:before="120" w:after="120" w:line="240" w:lineRule="auto"/>
              <w:rPr>
                <w:rFonts w:cs="Times New Roman"/>
                <w:i/>
                <w:iCs/>
                <w:sz w:val="18"/>
                <w:szCs w:val="18"/>
                <w:lang w:eastAsia="en-GB"/>
              </w:rPr>
            </w:pPr>
            <w:r>
              <w:rPr>
                <w:rFonts w:eastAsia="Times New Roman" w:cs="Times New Roman"/>
                <w:i/>
                <w:iCs/>
                <w:sz w:val="18"/>
                <w:szCs w:val="18"/>
                <w:lang w:eastAsia="en-GB"/>
              </w:rPr>
              <w:t>AgID</w:t>
            </w:r>
            <w:r w:rsidR="006F4943">
              <w:rPr>
                <w:rFonts w:eastAsia="Times New Roman" w:cs="Times New Roman"/>
                <w:i/>
                <w:iCs/>
                <w:sz w:val="18"/>
                <w:szCs w:val="18"/>
                <w:lang w:eastAsia="en-GB"/>
              </w:rPr>
              <w:t xml:space="preserve">, </w:t>
            </w:r>
            <w:r w:rsidR="006F4943" w:rsidRPr="006F4943">
              <w:rPr>
                <w:rFonts w:eastAsia="Times New Roman" w:cs="Times New Roman"/>
                <w:i/>
                <w:iCs/>
                <w:sz w:val="18"/>
                <w:szCs w:val="18"/>
                <w:lang w:eastAsia="en-GB"/>
              </w:rPr>
              <w:t>sulla base delle evidenze fornite dal GT</w:t>
            </w:r>
            <w:r w:rsidR="7CD95255" w:rsidRPr="55B247C7">
              <w:rPr>
                <w:rFonts w:eastAsia="Times New Roman" w:cs="Times New Roman"/>
                <w:i/>
                <w:iCs/>
                <w:sz w:val="18"/>
                <w:szCs w:val="18"/>
                <w:lang w:eastAsia="en-GB"/>
              </w:rPr>
              <w:t>,</w:t>
            </w:r>
            <w:r>
              <w:rPr>
                <w:rFonts w:eastAsia="Times New Roman" w:cs="Times New Roman"/>
                <w:i/>
                <w:iCs/>
                <w:sz w:val="18"/>
                <w:szCs w:val="18"/>
                <w:lang w:eastAsia="en-GB"/>
              </w:rPr>
              <w:t xml:space="preserve"> ha </w:t>
            </w:r>
            <w:r w:rsidR="00D74915">
              <w:rPr>
                <w:rFonts w:eastAsia="Times New Roman" w:cs="Times New Roman"/>
                <w:i/>
                <w:iCs/>
                <w:sz w:val="18"/>
                <w:szCs w:val="18"/>
                <w:lang w:eastAsia="en-GB"/>
              </w:rPr>
              <w:t xml:space="preserve">aggiornato la </w:t>
            </w:r>
            <w:r>
              <w:rPr>
                <w:rFonts w:eastAsia="Times New Roman" w:cs="Times New Roman"/>
                <w:i/>
                <w:iCs/>
                <w:sz w:val="18"/>
                <w:szCs w:val="18"/>
                <w:lang w:eastAsia="en-GB"/>
              </w:rPr>
              <w:t>propost</w:t>
            </w:r>
            <w:r w:rsidR="00D74915">
              <w:rPr>
                <w:rFonts w:eastAsia="Times New Roman" w:cs="Times New Roman"/>
                <w:i/>
                <w:iCs/>
                <w:sz w:val="18"/>
                <w:szCs w:val="18"/>
                <w:lang w:eastAsia="en-GB"/>
              </w:rPr>
              <w:t>a</w:t>
            </w:r>
            <w:r w:rsidR="00032F31">
              <w:rPr>
                <w:rFonts w:eastAsia="Times New Roman" w:cs="Times New Roman"/>
                <w:i/>
                <w:iCs/>
                <w:sz w:val="18"/>
                <w:szCs w:val="18"/>
                <w:lang w:eastAsia="en-GB"/>
              </w:rPr>
              <w:t xml:space="preserve"> </w:t>
            </w:r>
            <w:r w:rsidR="00D74915">
              <w:rPr>
                <w:rFonts w:eastAsia="Times New Roman" w:cs="Times New Roman"/>
                <w:i/>
                <w:iCs/>
                <w:sz w:val="18"/>
                <w:szCs w:val="18"/>
                <w:lang w:eastAsia="en-GB"/>
              </w:rPr>
              <w:t>di</w:t>
            </w:r>
            <w:r w:rsidR="00032F31">
              <w:rPr>
                <w:rFonts w:eastAsia="Times New Roman" w:cs="Times New Roman"/>
                <w:i/>
                <w:iCs/>
                <w:sz w:val="18"/>
                <w:szCs w:val="18"/>
                <w:lang w:eastAsia="en-GB"/>
              </w:rPr>
              <w:t xml:space="preserve"> soluzione per la issue </w:t>
            </w:r>
            <w:r w:rsidR="35AF4585" w:rsidRPr="55B247C7">
              <w:rPr>
                <w:rFonts w:eastAsia="Times New Roman" w:cs="Times New Roman"/>
                <w:i/>
                <w:iCs/>
                <w:sz w:val="18"/>
                <w:szCs w:val="18"/>
                <w:lang w:eastAsia="en-GB"/>
              </w:rPr>
              <w:t>#</w:t>
            </w:r>
            <w:r w:rsidR="00032F31">
              <w:rPr>
                <w:rFonts w:eastAsia="Times New Roman" w:cs="Times New Roman"/>
                <w:i/>
                <w:iCs/>
                <w:sz w:val="18"/>
                <w:szCs w:val="18"/>
                <w:lang w:eastAsia="en-GB"/>
              </w:rPr>
              <w:t>22</w:t>
            </w:r>
            <w:r w:rsidR="37FDE2D6" w:rsidRPr="55B247C7">
              <w:rPr>
                <w:rFonts w:eastAsia="Times New Roman" w:cs="Times New Roman"/>
                <w:i/>
                <w:iCs/>
                <w:sz w:val="18"/>
                <w:szCs w:val="18"/>
                <w:lang w:eastAsia="en-GB"/>
              </w:rPr>
              <w:t xml:space="preserve"> che viene sottoposta al GT</w:t>
            </w:r>
            <w:r w:rsidR="76A2C807" w:rsidRPr="55B247C7">
              <w:rPr>
                <w:rFonts w:eastAsia="Times New Roman" w:cs="Times New Roman"/>
                <w:i/>
                <w:iCs/>
                <w:sz w:val="18"/>
                <w:szCs w:val="18"/>
                <w:lang w:eastAsia="en-GB"/>
              </w:rPr>
              <w:t>;</w:t>
            </w:r>
          </w:p>
          <w:p w14:paraId="2C39A8D2" w14:textId="58BC3B57" w:rsidR="00F201F3" w:rsidRPr="00F201F3" w:rsidRDefault="00F201F3" w:rsidP="58B6A4F6">
            <w:pPr>
              <w:pStyle w:val="ListParagraph"/>
              <w:numPr>
                <w:ilvl w:val="0"/>
                <w:numId w:val="3"/>
              </w:numPr>
              <w:spacing w:before="120" w:after="120" w:line="240" w:lineRule="auto"/>
              <w:rPr>
                <w:rFonts w:eastAsia="Times New Roman" w:cs="Times New Roman"/>
                <w:i/>
                <w:iCs/>
                <w:sz w:val="18"/>
                <w:szCs w:val="18"/>
                <w:lang w:eastAsia="en-GB"/>
              </w:rPr>
            </w:pPr>
            <w:r>
              <w:rPr>
                <w:rFonts w:cs="Times New Roman"/>
                <w:i/>
                <w:iCs/>
                <w:sz w:val="18"/>
                <w:szCs w:val="18"/>
                <w:lang w:eastAsia="en-GB"/>
              </w:rPr>
              <w:t xml:space="preserve">AgID ha chiuso la issue 54 </w:t>
            </w:r>
            <w:r w:rsidR="008D4E14">
              <w:rPr>
                <w:rFonts w:cs="Times New Roman"/>
                <w:i/>
                <w:iCs/>
                <w:sz w:val="18"/>
                <w:szCs w:val="18"/>
                <w:lang w:eastAsia="en-GB"/>
              </w:rPr>
              <w:t xml:space="preserve">dopo aver ricevuto l’approvazione da parte del Gruppo in data </w:t>
            </w:r>
            <w:r w:rsidR="0099244B">
              <w:rPr>
                <w:rFonts w:cs="Times New Roman"/>
                <w:i/>
                <w:iCs/>
                <w:sz w:val="18"/>
                <w:szCs w:val="18"/>
                <w:lang w:eastAsia="en-GB"/>
              </w:rPr>
              <w:t>07</w:t>
            </w:r>
            <w:r w:rsidR="008D4E14">
              <w:rPr>
                <w:rFonts w:cs="Times New Roman"/>
                <w:i/>
                <w:iCs/>
                <w:sz w:val="18"/>
                <w:szCs w:val="18"/>
                <w:lang w:eastAsia="en-GB"/>
              </w:rPr>
              <w:t>/03/24</w:t>
            </w:r>
          </w:p>
          <w:p w14:paraId="2C54A753" w14:textId="08ADE666" w:rsidR="00F201F3" w:rsidRPr="00F201F3" w:rsidRDefault="0099244B" w:rsidP="58B6A4F6">
            <w:pPr>
              <w:pStyle w:val="ListParagraph"/>
              <w:numPr>
                <w:ilvl w:val="0"/>
                <w:numId w:val="3"/>
              </w:numPr>
              <w:spacing w:before="120" w:after="120" w:line="240" w:lineRule="auto"/>
              <w:rPr>
                <w:rFonts w:eastAsia="Times New Roman" w:cs="Times New Roman"/>
                <w:i/>
                <w:iCs/>
                <w:sz w:val="18"/>
                <w:szCs w:val="18"/>
                <w:lang w:eastAsia="en-GB"/>
              </w:rPr>
            </w:pPr>
            <w:r>
              <w:rPr>
                <w:rFonts w:eastAsia="Times New Roman" w:cs="Times New Roman"/>
                <w:i/>
                <w:iCs/>
                <w:sz w:val="18"/>
                <w:szCs w:val="18"/>
                <w:lang w:eastAsia="en-GB"/>
              </w:rPr>
              <w:t>AgID ha proposto</w:t>
            </w:r>
            <w:r w:rsidR="00032F31">
              <w:rPr>
                <w:rFonts w:eastAsia="Times New Roman" w:cs="Times New Roman"/>
                <w:i/>
                <w:iCs/>
                <w:sz w:val="18"/>
                <w:szCs w:val="18"/>
                <w:lang w:eastAsia="en-GB"/>
              </w:rPr>
              <w:t xml:space="preserve"> una soluzione per la issue 22, </w:t>
            </w:r>
            <w:r w:rsidR="00517353" w:rsidRPr="00517353">
              <w:rPr>
                <w:rFonts w:eastAsia="Times New Roman" w:cs="Times New Roman"/>
                <w:i/>
                <w:iCs/>
                <w:sz w:val="18"/>
                <w:szCs w:val="18"/>
                <w:lang w:eastAsia="en-GB"/>
              </w:rPr>
              <w:t>sulla base delle evidenze fornite dal GT evidenziando l’opportunità di introdurre una nuova fattispecie</w:t>
            </w:r>
          </w:p>
          <w:p w14:paraId="787E930E" w14:textId="57C8092D" w:rsidR="005213D5" w:rsidRPr="00D8166F" w:rsidRDefault="003B2099" w:rsidP="00D8166F">
            <w:pPr>
              <w:pStyle w:val="ListParagraph"/>
              <w:numPr>
                <w:ilvl w:val="0"/>
                <w:numId w:val="3"/>
              </w:numPr>
              <w:spacing w:before="120" w:after="120" w:line="240" w:lineRule="auto"/>
              <w:rPr>
                <w:rFonts w:eastAsia="Times New Roman" w:cs="Times New Roman"/>
                <w:i/>
                <w:iCs/>
                <w:sz w:val="18"/>
                <w:szCs w:val="18"/>
                <w:lang w:eastAsia="en-GB"/>
              </w:rPr>
            </w:pPr>
            <w:ins w:id="14" w:author="Microsoft Word" w:date="2024-04-05T10:38:00Z">
              <w:r>
                <w:rPr>
                  <w:rFonts w:eastAsia="Times New Roman" w:cs="Times New Roman"/>
                  <w:i/>
                  <w:iCs/>
                  <w:sz w:val="18"/>
                  <w:szCs w:val="18"/>
                  <w:lang w:eastAsia="en-GB"/>
                </w:rPr>
                <w:t>UnionCamere ha inserito la nuova issue 52, di cui si dà evidenza al GT</w:t>
              </w:r>
            </w:ins>
            <w:r w:rsidR="00A36B98">
              <w:rPr>
                <w:rFonts w:eastAsia="Times New Roman" w:cs="Times New Roman"/>
                <w:i/>
                <w:iCs/>
                <w:sz w:val="18"/>
                <w:szCs w:val="18"/>
                <w:lang w:eastAsia="en-GB"/>
              </w:rPr>
              <w:t xml:space="preserve">UnionCamere </w:t>
            </w:r>
            <w:r w:rsidR="00073340">
              <w:rPr>
                <w:rFonts w:eastAsia="Times New Roman" w:cs="Times New Roman"/>
                <w:i/>
                <w:iCs/>
                <w:sz w:val="18"/>
                <w:szCs w:val="18"/>
                <w:lang w:eastAsia="en-GB"/>
              </w:rPr>
              <w:t xml:space="preserve">ha </w:t>
            </w:r>
            <w:r w:rsidR="00DA4B38">
              <w:rPr>
                <w:rFonts w:eastAsia="Times New Roman" w:cs="Times New Roman"/>
                <w:i/>
                <w:iCs/>
                <w:sz w:val="18"/>
                <w:szCs w:val="18"/>
                <w:lang w:eastAsia="en-GB"/>
              </w:rPr>
              <w:t>inserito</w:t>
            </w:r>
            <w:r w:rsidR="00073340">
              <w:rPr>
                <w:rFonts w:eastAsia="Times New Roman" w:cs="Times New Roman"/>
                <w:i/>
                <w:iCs/>
                <w:sz w:val="18"/>
                <w:szCs w:val="18"/>
                <w:lang w:eastAsia="en-GB"/>
              </w:rPr>
              <w:t xml:space="preserve"> </w:t>
            </w:r>
            <w:r w:rsidR="00CA1F5F">
              <w:rPr>
                <w:rFonts w:eastAsia="Times New Roman" w:cs="Times New Roman"/>
                <w:i/>
                <w:iCs/>
                <w:sz w:val="18"/>
                <w:szCs w:val="18"/>
                <w:lang w:eastAsia="en-GB"/>
              </w:rPr>
              <w:t>la</w:t>
            </w:r>
            <w:r w:rsidR="00073340">
              <w:rPr>
                <w:rFonts w:eastAsia="Times New Roman" w:cs="Times New Roman"/>
                <w:i/>
                <w:iCs/>
                <w:sz w:val="18"/>
                <w:szCs w:val="18"/>
                <w:lang w:eastAsia="en-GB"/>
              </w:rPr>
              <w:t xml:space="preserve"> </w:t>
            </w:r>
            <w:r w:rsidR="00DA4B38">
              <w:rPr>
                <w:rFonts w:eastAsia="Times New Roman" w:cs="Times New Roman"/>
                <w:i/>
                <w:iCs/>
                <w:sz w:val="18"/>
                <w:szCs w:val="18"/>
                <w:lang w:eastAsia="en-GB"/>
              </w:rPr>
              <w:t>nuova</w:t>
            </w:r>
            <w:r w:rsidR="0095626E">
              <w:rPr>
                <w:rFonts w:eastAsia="Times New Roman" w:cs="Times New Roman"/>
                <w:i/>
                <w:iCs/>
                <w:sz w:val="18"/>
                <w:szCs w:val="18"/>
                <w:lang w:eastAsia="en-GB"/>
              </w:rPr>
              <w:t xml:space="preserve"> issue</w:t>
            </w:r>
            <w:r w:rsidR="00CA1F5F">
              <w:rPr>
                <w:rFonts w:eastAsia="Times New Roman" w:cs="Times New Roman"/>
                <w:i/>
                <w:iCs/>
                <w:sz w:val="18"/>
                <w:szCs w:val="18"/>
                <w:lang w:eastAsia="en-GB"/>
              </w:rPr>
              <w:t xml:space="preserve"> </w:t>
            </w:r>
            <w:r w:rsidR="5E4C02D2" w:rsidRPr="55B247C7">
              <w:rPr>
                <w:rFonts w:eastAsia="Times New Roman" w:cs="Times New Roman"/>
                <w:i/>
                <w:iCs/>
                <w:sz w:val="18"/>
                <w:szCs w:val="18"/>
                <w:lang w:eastAsia="en-GB"/>
              </w:rPr>
              <w:t>#</w:t>
            </w:r>
            <w:r w:rsidR="00CA1F5F">
              <w:rPr>
                <w:rFonts w:eastAsia="Times New Roman" w:cs="Times New Roman"/>
                <w:i/>
                <w:iCs/>
                <w:sz w:val="18"/>
                <w:szCs w:val="18"/>
                <w:lang w:eastAsia="en-GB"/>
              </w:rPr>
              <w:t>52</w:t>
            </w:r>
            <w:r w:rsidR="00224AA6">
              <w:rPr>
                <w:rFonts w:eastAsia="Times New Roman" w:cs="Times New Roman"/>
                <w:i/>
                <w:iCs/>
                <w:sz w:val="18"/>
                <w:szCs w:val="18"/>
                <w:lang w:eastAsia="en-GB"/>
              </w:rPr>
              <w:t xml:space="preserve"> e la relativa proposta di soluzione</w:t>
            </w:r>
            <w:r w:rsidR="006C5EC5">
              <w:rPr>
                <w:rFonts w:eastAsia="Times New Roman" w:cs="Times New Roman"/>
                <w:i/>
                <w:iCs/>
                <w:sz w:val="18"/>
                <w:szCs w:val="18"/>
                <w:lang w:eastAsia="en-GB"/>
              </w:rPr>
              <w:t>, di cui si dà evidenza al GT</w:t>
            </w:r>
            <w:r w:rsidR="6351C4C1" w:rsidRPr="55B247C7">
              <w:rPr>
                <w:rFonts w:eastAsia="Times New Roman" w:cs="Times New Roman"/>
                <w:i/>
                <w:iCs/>
                <w:sz w:val="18"/>
                <w:szCs w:val="18"/>
                <w:lang w:eastAsia="en-GB"/>
              </w:rPr>
              <w:t>.</w:t>
            </w:r>
          </w:p>
        </w:tc>
      </w:tr>
      <w:tr w:rsidR="0040129F" w14:paraId="50132F55"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643E9627" w14:textId="2AF12192" w:rsidR="0040129F" w:rsidRDefault="0040129F">
            <w:pPr>
              <w:pStyle w:val="IntestazioneTabellaDCOD"/>
              <w:ind w:left="0"/>
              <w:rPr>
                <w:b/>
                <w:bCs/>
                <w:sz w:val="18"/>
                <w:szCs w:val="18"/>
              </w:rPr>
            </w:pPr>
            <w:bookmarkStart w:id="15" w:name="OLE_LINK20"/>
            <w:r>
              <w:rPr>
                <w:b/>
                <w:bCs/>
                <w:sz w:val="18"/>
                <w:szCs w:val="18"/>
              </w:rPr>
              <w:t xml:space="preserve">2 - </w:t>
            </w:r>
            <w:r w:rsidR="005213D5" w:rsidRPr="005213D5">
              <w:rPr>
                <w:b/>
                <w:bCs/>
                <w:sz w:val="18"/>
                <w:szCs w:val="18"/>
              </w:rPr>
              <w:t>Presentazione Issues proposte</w:t>
            </w:r>
          </w:p>
        </w:tc>
      </w:tr>
      <w:tr w:rsidR="0040129F" w14:paraId="2E2484D9"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tcPr>
          <w:p w14:paraId="4510AFBF" w14:textId="1ADB229D" w:rsidR="005213D5" w:rsidRDefault="005213D5" w:rsidP="6713D220">
            <w:pPr>
              <w:spacing w:after="0" w:line="240" w:lineRule="auto"/>
              <w:textAlignment w:val="center"/>
              <w:rPr>
                <w:ins w:id="16" w:author="Microsoft Word" w:date="2024-04-05T10:38:00Z"/>
                <w:rFonts w:cs="Times New Roman"/>
                <w:i/>
                <w:iCs/>
                <w:sz w:val="18"/>
                <w:szCs w:val="18"/>
              </w:rPr>
            </w:pPr>
            <w:ins w:id="17" w:author="Microsoft Word" w:date="2024-04-05T10:38:00Z">
              <w:r w:rsidRPr="6713D220">
                <w:rPr>
                  <w:rFonts w:cs="Times New Roman"/>
                  <w:i/>
                  <w:iCs/>
                  <w:sz w:val="18"/>
                  <w:szCs w:val="18"/>
                </w:rPr>
                <w:t xml:space="preserve">Sono state presentate le </w:t>
              </w:r>
              <w:r w:rsidR="00B0465F">
                <w:rPr>
                  <w:rFonts w:cs="Times New Roman"/>
                  <w:i/>
                  <w:iCs/>
                  <w:sz w:val="18"/>
                  <w:szCs w:val="18"/>
                </w:rPr>
                <w:t>proposte di soluzione per le i</w:t>
              </w:r>
              <w:r w:rsidRPr="6713D220">
                <w:rPr>
                  <w:rFonts w:cs="Times New Roman"/>
                  <w:i/>
                  <w:iCs/>
                  <w:sz w:val="18"/>
                  <w:szCs w:val="18"/>
                </w:rPr>
                <w:t>ssue che risultano aperte, ovvero l</w:t>
              </w:r>
              <w:r w:rsidR="00B0465F">
                <w:rPr>
                  <w:rFonts w:cs="Times New Roman"/>
                  <w:i/>
                  <w:iCs/>
                  <w:sz w:val="18"/>
                  <w:szCs w:val="18"/>
                </w:rPr>
                <w:t>a</w:t>
              </w:r>
              <w:r w:rsidRPr="6713D220">
                <w:rPr>
                  <w:rFonts w:cs="Times New Roman"/>
                  <w:i/>
                  <w:iCs/>
                  <w:sz w:val="18"/>
                  <w:szCs w:val="18"/>
                </w:rPr>
                <w:t xml:space="preserve"> </w:t>
              </w:r>
              <w:r w:rsidR="006C5EC5">
                <w:rPr>
                  <w:rFonts w:cs="Times New Roman"/>
                  <w:i/>
                  <w:iCs/>
                  <w:sz w:val="18"/>
                  <w:szCs w:val="18"/>
                </w:rPr>
                <w:t>2</w:t>
              </w:r>
              <w:r w:rsidR="169706EE" w:rsidRPr="6713D220">
                <w:rPr>
                  <w:rFonts w:cs="Times New Roman"/>
                  <w:i/>
                  <w:iCs/>
                  <w:sz w:val="18"/>
                  <w:szCs w:val="18"/>
                </w:rPr>
                <w:t>2</w:t>
              </w:r>
              <w:r w:rsidRPr="6713D220">
                <w:rPr>
                  <w:rFonts w:cs="Times New Roman"/>
                  <w:i/>
                  <w:iCs/>
                  <w:sz w:val="18"/>
                  <w:szCs w:val="18"/>
                </w:rPr>
                <w:t xml:space="preserve"> e </w:t>
              </w:r>
              <w:r w:rsidR="006C5EC5">
                <w:rPr>
                  <w:rFonts w:cs="Times New Roman"/>
                  <w:i/>
                  <w:iCs/>
                  <w:sz w:val="18"/>
                  <w:szCs w:val="18"/>
                </w:rPr>
                <w:t>5</w:t>
              </w:r>
              <w:r w:rsidRPr="6713D220">
                <w:rPr>
                  <w:rFonts w:cs="Times New Roman"/>
                  <w:i/>
                  <w:iCs/>
                  <w:sz w:val="18"/>
                  <w:szCs w:val="18"/>
                </w:rPr>
                <w:t>2.</w:t>
              </w:r>
            </w:ins>
          </w:p>
          <w:p w14:paraId="02AEFC88" w14:textId="28CAFE23" w:rsidR="006C5EC5" w:rsidRDefault="00B0465F" w:rsidP="6713D220">
            <w:pPr>
              <w:spacing w:after="0" w:line="240" w:lineRule="auto"/>
              <w:textAlignment w:val="center"/>
              <w:rPr>
                <w:rFonts w:cs="Times New Roman"/>
                <w:i/>
                <w:iCs/>
                <w:sz w:val="18"/>
                <w:szCs w:val="18"/>
              </w:rPr>
            </w:pPr>
            <w:r>
              <w:rPr>
                <w:rFonts w:cs="Times New Roman"/>
                <w:i/>
                <w:iCs/>
                <w:sz w:val="18"/>
                <w:szCs w:val="18"/>
                <w:u w:val="single"/>
              </w:rPr>
              <w:t>ISSUE 22</w:t>
            </w:r>
            <w:r>
              <w:rPr>
                <w:rFonts w:cs="Times New Roman"/>
                <w:i/>
                <w:iCs/>
                <w:sz w:val="18"/>
                <w:szCs w:val="18"/>
              </w:rPr>
              <w:t xml:space="preserve">: </w:t>
            </w:r>
            <w:r w:rsidR="002227D3">
              <w:rPr>
                <w:rFonts w:cs="Times New Roman"/>
                <w:i/>
                <w:iCs/>
                <w:sz w:val="18"/>
                <w:szCs w:val="18"/>
              </w:rPr>
              <w:t>la propo</w:t>
            </w:r>
            <w:r w:rsidR="00F81170">
              <w:rPr>
                <w:rFonts w:cs="Times New Roman"/>
                <w:i/>
                <w:iCs/>
                <w:sz w:val="18"/>
                <w:szCs w:val="18"/>
              </w:rPr>
              <w:t xml:space="preserve">sta di soluzione per </w:t>
            </w:r>
            <w:ins w:id="18" w:author="Microsoft Word" w:date="2024-04-05T10:38:00Z">
              <w:r w:rsidR="00F81170">
                <w:rPr>
                  <w:rFonts w:cs="Times New Roman"/>
                  <w:i/>
                  <w:iCs/>
                  <w:sz w:val="18"/>
                  <w:szCs w:val="18"/>
                </w:rPr>
                <w:t xml:space="preserve">risoluzione per </w:t>
              </w:r>
            </w:ins>
            <w:r w:rsidR="00F81170">
              <w:rPr>
                <w:rFonts w:cs="Times New Roman"/>
                <w:i/>
                <w:iCs/>
                <w:sz w:val="18"/>
                <w:szCs w:val="18"/>
              </w:rPr>
              <w:t xml:space="preserve">la issue prevede l’aggiornamento </w:t>
            </w:r>
            <w:r w:rsidR="00337E8D">
              <w:rPr>
                <w:rFonts w:cs="Times New Roman"/>
                <w:i/>
                <w:iCs/>
                <w:sz w:val="18"/>
                <w:szCs w:val="18"/>
              </w:rPr>
              <w:t>della struttura del messaggio di</w:t>
            </w:r>
            <w:r w:rsidR="00750A89">
              <w:rPr>
                <w:rFonts w:cs="Times New Roman"/>
                <w:i/>
                <w:iCs/>
                <w:sz w:val="18"/>
                <w:szCs w:val="18"/>
              </w:rPr>
              <w:t xml:space="preserve"> risposta a</w:t>
            </w:r>
            <w:r w:rsidR="00663D98">
              <w:rPr>
                <w:rFonts w:cs="Times New Roman"/>
                <w:i/>
                <w:iCs/>
                <w:sz w:val="18"/>
                <w:szCs w:val="18"/>
              </w:rPr>
              <w:t xml:space="preserve"> seguito di una ricezione di</w:t>
            </w:r>
            <w:r w:rsidR="00750A89">
              <w:rPr>
                <w:rFonts w:cs="Times New Roman"/>
                <w:i/>
                <w:iCs/>
                <w:sz w:val="18"/>
                <w:szCs w:val="18"/>
              </w:rPr>
              <w:t xml:space="preserve"> un </w:t>
            </w:r>
            <w:r w:rsidR="00663D98">
              <w:rPr>
                <w:rFonts w:cs="Times New Roman"/>
                <w:i/>
                <w:iCs/>
                <w:sz w:val="18"/>
                <w:szCs w:val="18"/>
              </w:rPr>
              <w:t>evento di audit. Tale modifica</w:t>
            </w:r>
            <w:r w:rsidR="00BC105C">
              <w:rPr>
                <w:rFonts w:cs="Times New Roman"/>
                <w:i/>
                <w:iCs/>
                <w:sz w:val="18"/>
                <w:szCs w:val="18"/>
              </w:rPr>
              <w:t xml:space="preserve"> prevede, a seguito delle riflessioni dei partecipanti al GT</w:t>
            </w:r>
            <w:r w:rsidR="00AF3404">
              <w:rPr>
                <w:rFonts w:cs="Times New Roman"/>
                <w:i/>
                <w:iCs/>
                <w:sz w:val="18"/>
                <w:szCs w:val="18"/>
              </w:rPr>
              <w:t xml:space="preserve"> in data 07/03/2024</w:t>
            </w:r>
            <w:r w:rsidR="00BC105C">
              <w:rPr>
                <w:rFonts w:cs="Times New Roman"/>
                <w:i/>
                <w:iCs/>
                <w:sz w:val="18"/>
                <w:szCs w:val="18"/>
              </w:rPr>
              <w:t xml:space="preserve">, </w:t>
            </w:r>
            <w:r w:rsidR="00AF4D8A" w:rsidRPr="00464326">
              <w:rPr>
                <w:rFonts w:cs="Times New Roman"/>
                <w:i/>
                <w:iCs/>
                <w:sz w:val="18"/>
                <w:szCs w:val="18"/>
              </w:rPr>
              <w:t>la segnalazione dell'anomalia di un evento di audit differente da quelli attesi (out_of_flow)</w:t>
            </w:r>
            <w:r w:rsidR="00AF4D8A" w:rsidRPr="00811CAF">
              <w:rPr>
                <w:rFonts w:cs="Times New Roman"/>
                <w:i/>
                <w:iCs/>
                <w:sz w:val="18"/>
                <w:szCs w:val="18"/>
              </w:rPr>
              <w:t>, oltre alla segnalazione del superamento di un tempo massimo (expected_time_exceeded)</w:t>
            </w:r>
            <w:r w:rsidR="00AF4D8A">
              <w:rPr>
                <w:rFonts w:cs="Times New Roman"/>
                <w:i/>
                <w:iCs/>
                <w:sz w:val="18"/>
                <w:szCs w:val="18"/>
              </w:rPr>
              <w:t>.</w:t>
            </w:r>
            <w:ins w:id="19" w:author="Microsoft Word" w:date="2024-04-05T10:38:00Z">
              <w:r w:rsidR="00AF4D8A" w:rsidRPr="00811CAF">
                <w:rPr>
                  <w:rFonts w:cs="Times New Roman"/>
                  <w:i/>
                  <w:iCs/>
                  <w:sz w:val="18"/>
                  <w:szCs w:val="18"/>
                </w:rPr>
                <w:t>)</w:t>
              </w:r>
              <w:r w:rsidR="00AF4D8A">
                <w:rPr>
                  <w:rFonts w:cs="Times New Roman"/>
                  <w:i/>
                  <w:iCs/>
                  <w:sz w:val="18"/>
                  <w:szCs w:val="18"/>
                </w:rPr>
                <w:t>t.</w:t>
              </w:r>
            </w:ins>
            <w:r w:rsidR="00AF4D8A">
              <w:rPr>
                <w:rFonts w:cs="Times New Roman"/>
                <w:i/>
                <w:iCs/>
                <w:sz w:val="18"/>
                <w:szCs w:val="18"/>
              </w:rPr>
              <w:t xml:space="preserve"> </w:t>
            </w:r>
            <w:r w:rsidR="00BB2DB8">
              <w:rPr>
                <w:rFonts w:cs="Times New Roman"/>
                <w:i/>
                <w:iCs/>
                <w:sz w:val="18"/>
                <w:szCs w:val="18"/>
              </w:rPr>
              <w:t xml:space="preserve">Il GT </w:t>
            </w:r>
            <w:bookmarkStart w:id="20" w:name="OLE_LINK9"/>
            <w:r w:rsidR="00BB2DB8">
              <w:rPr>
                <w:rFonts w:cs="Times New Roman"/>
                <w:i/>
                <w:iCs/>
                <w:sz w:val="18"/>
                <w:szCs w:val="18"/>
              </w:rPr>
              <w:t xml:space="preserve">ha approvato la soluzione proposta (PullRequest: </w:t>
            </w:r>
            <w:bookmarkEnd w:id="20"/>
            <w:r w:rsidR="00D36FC8">
              <w:rPr>
                <w:rFonts w:cs="Times New Roman"/>
                <w:i/>
                <w:iCs/>
                <w:sz w:val="18"/>
                <w:szCs w:val="18"/>
              </w:rPr>
              <w:fldChar w:fldCharType="begin"/>
            </w:r>
            <w:r w:rsidR="00D36FC8">
              <w:rPr>
                <w:rFonts w:cs="Times New Roman"/>
                <w:i/>
                <w:iCs/>
                <w:sz w:val="18"/>
                <w:szCs w:val="18"/>
              </w:rPr>
              <w:instrText>HYPERLINK "</w:instrText>
            </w:r>
            <w:r w:rsidR="00D36FC8" w:rsidRPr="00D36FC8">
              <w:rPr>
                <w:rFonts w:cs="Times New Roman"/>
                <w:i/>
                <w:iCs/>
                <w:sz w:val="18"/>
                <w:szCs w:val="18"/>
              </w:rPr>
              <w:instrText>https://github.com/AgID/specifiche-tecniche-DPR-160-2010/pull/61</w:instrText>
            </w:r>
            <w:r w:rsidR="00D36FC8">
              <w:rPr>
                <w:rFonts w:cs="Times New Roman"/>
                <w:i/>
                <w:iCs/>
                <w:sz w:val="18"/>
                <w:szCs w:val="18"/>
              </w:rPr>
              <w:instrText>"</w:instrText>
            </w:r>
            <w:r w:rsidR="00D36FC8">
              <w:rPr>
                <w:rFonts w:cs="Times New Roman"/>
                <w:i/>
                <w:iCs/>
                <w:sz w:val="18"/>
                <w:szCs w:val="18"/>
              </w:rPr>
            </w:r>
            <w:r w:rsidR="00D36FC8">
              <w:rPr>
                <w:rFonts w:cs="Times New Roman"/>
                <w:i/>
                <w:iCs/>
                <w:sz w:val="18"/>
                <w:szCs w:val="18"/>
              </w:rPr>
              <w:fldChar w:fldCharType="separate"/>
            </w:r>
            <w:r w:rsidR="00D36FC8" w:rsidRPr="00B54878">
              <w:rPr>
                <w:rStyle w:val="Hyperlink"/>
                <w:rFonts w:cs="Times New Roman"/>
                <w:i/>
                <w:iCs/>
                <w:sz w:val="18"/>
                <w:szCs w:val="18"/>
              </w:rPr>
              <w:t>https://github.com/AgID/specifiche-tecniche-DPR-160-2010/pull/61</w:t>
            </w:r>
            <w:r w:rsidR="00D36FC8">
              <w:rPr>
                <w:rFonts w:cs="Times New Roman"/>
                <w:i/>
                <w:iCs/>
                <w:sz w:val="18"/>
                <w:szCs w:val="18"/>
              </w:rPr>
              <w:fldChar w:fldCharType="end"/>
            </w:r>
            <w:r w:rsidR="00D36FC8">
              <w:rPr>
                <w:rFonts w:cs="Times New Roman"/>
                <w:i/>
                <w:iCs/>
                <w:sz w:val="18"/>
                <w:szCs w:val="18"/>
              </w:rPr>
              <w:t xml:space="preserve">)  </w:t>
            </w:r>
            <w:r w:rsidR="00F2697A">
              <w:rPr>
                <w:rFonts w:cs="Times New Roman"/>
                <w:i/>
                <w:iCs/>
                <w:sz w:val="18"/>
                <w:szCs w:val="18"/>
              </w:rPr>
              <w:t>determinando la chiusura della issue (</w:t>
            </w:r>
            <w:hyperlink r:id="rId16" w:history="1">
              <w:r w:rsidR="00745944" w:rsidRPr="00B54878">
                <w:rPr>
                  <w:rStyle w:val="Hyperlink"/>
                  <w:rFonts w:cs="Times New Roman"/>
                  <w:i/>
                  <w:iCs/>
                  <w:sz w:val="18"/>
                  <w:szCs w:val="18"/>
                </w:rPr>
                <w:t>https://github.com/AgID/specifiche-tecniche-DPR-160-2010/issues/22</w:t>
              </w:r>
            </w:hyperlink>
            <w:r w:rsidR="00745944">
              <w:rPr>
                <w:rFonts w:cs="Times New Roman"/>
                <w:i/>
                <w:iCs/>
                <w:sz w:val="18"/>
                <w:szCs w:val="18"/>
              </w:rPr>
              <w:t xml:space="preserve">). </w:t>
            </w:r>
          </w:p>
          <w:p w14:paraId="7629F48B" w14:textId="77777777" w:rsidR="005213D5" w:rsidRDefault="005213D5" w:rsidP="55B247C7">
            <w:pPr>
              <w:spacing w:after="0" w:line="240" w:lineRule="auto"/>
              <w:jc w:val="both"/>
              <w:textAlignment w:val="center"/>
              <w:rPr>
                <w:rFonts w:cs="Times New Roman"/>
                <w:i/>
                <w:iCs/>
                <w:sz w:val="18"/>
                <w:szCs w:val="18"/>
              </w:rPr>
            </w:pPr>
          </w:p>
          <w:p w14:paraId="47FA18C6" w14:textId="77777777" w:rsidR="007D5267" w:rsidRDefault="005213D5" w:rsidP="00C27427">
            <w:pPr>
              <w:spacing w:after="0" w:line="240" w:lineRule="auto"/>
              <w:textAlignment w:val="center"/>
              <w:rPr>
                <w:rFonts w:cs="Times New Roman"/>
                <w:i/>
                <w:iCs/>
                <w:sz w:val="18"/>
                <w:szCs w:val="18"/>
                <w:u w:val="single"/>
              </w:rPr>
            </w:pPr>
            <w:r w:rsidRPr="55B247C7">
              <w:rPr>
                <w:rFonts w:cs="Times New Roman"/>
                <w:i/>
                <w:iCs/>
                <w:sz w:val="18"/>
                <w:szCs w:val="18"/>
                <w:u w:val="single"/>
              </w:rPr>
              <w:t>ISSUE 52</w:t>
            </w:r>
            <w:r w:rsidRPr="55B247C7">
              <w:rPr>
                <w:rFonts w:cs="Times New Roman"/>
                <w:i/>
                <w:iCs/>
                <w:sz w:val="18"/>
                <w:szCs w:val="18"/>
              </w:rPr>
              <w:t xml:space="preserve">: </w:t>
            </w:r>
            <w:bookmarkStart w:id="21" w:name="OLE_LINK1"/>
            <w:r w:rsidR="00CD5821" w:rsidRPr="55B247C7">
              <w:rPr>
                <w:rFonts w:cs="Times New Roman"/>
                <w:i/>
                <w:iCs/>
                <w:sz w:val="18"/>
                <w:szCs w:val="18"/>
              </w:rPr>
              <w:t xml:space="preserve">il GT ha </w:t>
            </w:r>
            <w:r w:rsidR="004D3A2C" w:rsidRPr="55B247C7">
              <w:rPr>
                <w:rFonts w:cs="Times New Roman"/>
                <w:i/>
                <w:iCs/>
                <w:sz w:val="18"/>
                <w:szCs w:val="18"/>
              </w:rPr>
              <w:t>analizzato</w:t>
            </w:r>
            <w:r w:rsidR="00CD5821" w:rsidRPr="55B247C7">
              <w:rPr>
                <w:rFonts w:cs="Times New Roman"/>
                <w:i/>
                <w:iCs/>
                <w:sz w:val="18"/>
                <w:szCs w:val="18"/>
              </w:rPr>
              <w:t xml:space="preserve"> la</w:t>
            </w:r>
            <w:r w:rsidR="008F2512" w:rsidRPr="55B247C7">
              <w:rPr>
                <w:rFonts w:cs="Times New Roman"/>
                <w:i/>
                <w:iCs/>
                <w:sz w:val="18"/>
                <w:szCs w:val="18"/>
              </w:rPr>
              <w:t xml:space="preserve"> soluzione </w:t>
            </w:r>
            <w:r w:rsidRPr="55B247C7">
              <w:rPr>
                <w:rFonts w:cs="Times New Roman"/>
                <w:i/>
                <w:iCs/>
                <w:sz w:val="18"/>
                <w:szCs w:val="18"/>
              </w:rPr>
              <w:t xml:space="preserve">proposta </w:t>
            </w:r>
            <w:r w:rsidR="00981142" w:rsidRPr="55B247C7">
              <w:rPr>
                <w:rFonts w:cs="Times New Roman"/>
                <w:i/>
                <w:iCs/>
                <w:sz w:val="18"/>
                <w:szCs w:val="18"/>
              </w:rPr>
              <w:t>presentata</w:t>
            </w:r>
            <w:r w:rsidR="00723CF2" w:rsidRPr="55B247C7">
              <w:rPr>
                <w:rFonts w:cs="Times New Roman"/>
                <w:i/>
                <w:iCs/>
                <w:sz w:val="18"/>
                <w:szCs w:val="18"/>
              </w:rPr>
              <w:t xml:space="preserve"> da UnionCamere</w:t>
            </w:r>
            <w:r w:rsidR="008F2512" w:rsidRPr="55B247C7">
              <w:rPr>
                <w:rFonts w:cs="Times New Roman"/>
                <w:i/>
                <w:iCs/>
                <w:sz w:val="18"/>
                <w:szCs w:val="18"/>
              </w:rPr>
              <w:t xml:space="preserve"> </w:t>
            </w:r>
            <w:bookmarkEnd w:id="21"/>
            <w:r w:rsidR="008F2512" w:rsidRPr="55B247C7">
              <w:rPr>
                <w:rFonts w:cs="Times New Roman"/>
                <w:i/>
                <w:iCs/>
                <w:sz w:val="18"/>
                <w:szCs w:val="18"/>
              </w:rPr>
              <w:t>(</w:t>
            </w:r>
            <w:r w:rsidR="00361366" w:rsidRPr="55B247C7">
              <w:rPr>
                <w:rFonts w:cs="Times New Roman"/>
                <w:i/>
                <w:iCs/>
                <w:sz w:val="18"/>
                <w:szCs w:val="18"/>
              </w:rPr>
              <w:t xml:space="preserve">PullRequest: </w:t>
            </w:r>
            <w:hyperlink r:id="rId17">
              <w:r w:rsidR="00361366" w:rsidRPr="55B247C7">
                <w:rPr>
                  <w:rStyle w:val="Hyperlink"/>
                  <w:rFonts w:cs="Times New Roman"/>
                  <w:i/>
                  <w:iCs/>
                  <w:sz w:val="18"/>
                  <w:szCs w:val="18"/>
                </w:rPr>
                <w:t>https://github.com/AgID/specifiche-tecniche-DPR-160-2010/pull/56</w:t>
              </w:r>
            </w:hyperlink>
            <w:r w:rsidR="008F2512" w:rsidRPr="55B247C7">
              <w:rPr>
                <w:rFonts w:cs="Times New Roman"/>
                <w:i/>
                <w:iCs/>
                <w:sz w:val="18"/>
                <w:szCs w:val="18"/>
              </w:rPr>
              <w:t>)</w:t>
            </w:r>
            <w:r w:rsidR="00C76B55" w:rsidRPr="55B247C7">
              <w:rPr>
                <w:rFonts w:cs="Times New Roman"/>
                <w:i/>
                <w:iCs/>
                <w:sz w:val="18"/>
                <w:szCs w:val="18"/>
              </w:rPr>
              <w:t xml:space="preserve"> e</w:t>
            </w:r>
            <w:r w:rsidR="003244A9" w:rsidRPr="55B247C7">
              <w:rPr>
                <w:rFonts w:cs="Times New Roman"/>
                <w:i/>
                <w:iCs/>
                <w:sz w:val="18"/>
                <w:szCs w:val="18"/>
              </w:rPr>
              <w:t xml:space="preserve"> ha approvato la stessa</w:t>
            </w:r>
            <w:r w:rsidR="0011705B" w:rsidRPr="55B247C7">
              <w:rPr>
                <w:rFonts w:cs="Times New Roman"/>
                <w:i/>
                <w:iCs/>
                <w:sz w:val="18"/>
                <w:szCs w:val="18"/>
              </w:rPr>
              <w:t xml:space="preserve">, </w:t>
            </w:r>
            <w:r w:rsidR="00F2632E" w:rsidRPr="55B247C7">
              <w:rPr>
                <w:rFonts w:cs="Times New Roman"/>
                <w:i/>
                <w:iCs/>
                <w:sz w:val="18"/>
                <w:szCs w:val="18"/>
              </w:rPr>
              <w:t>determinando la chiusura della issue (</w:t>
            </w:r>
            <w:hyperlink r:id="rId18">
              <w:r w:rsidR="00EF1015" w:rsidRPr="55B247C7">
                <w:rPr>
                  <w:rStyle w:val="Hyperlink"/>
                  <w:rFonts w:cs="Times New Roman"/>
                  <w:i/>
                  <w:iCs/>
                  <w:sz w:val="18"/>
                  <w:szCs w:val="18"/>
                </w:rPr>
                <w:t>https://github.com/AgID/specifiche-tecniche-DPR-160-2010/issues/52</w:t>
              </w:r>
            </w:hyperlink>
            <w:r w:rsidR="00EF1015" w:rsidRPr="55B247C7">
              <w:rPr>
                <w:rFonts w:cs="Times New Roman"/>
                <w:i/>
                <w:iCs/>
                <w:sz w:val="18"/>
                <w:szCs w:val="18"/>
              </w:rPr>
              <w:t xml:space="preserve">). </w:t>
            </w:r>
            <w:r w:rsidR="00F2632E" w:rsidRPr="55B247C7">
              <w:rPr>
                <w:rFonts w:cs="Times New Roman"/>
                <w:i/>
                <w:iCs/>
                <w:sz w:val="18"/>
                <w:szCs w:val="18"/>
              </w:rPr>
              <w:t xml:space="preserve"> </w:t>
            </w:r>
          </w:p>
          <w:p w14:paraId="546A8FD3" w14:textId="73EF8CD1" w:rsidR="00424931" w:rsidRDefault="005213D5" w:rsidP="00C27427">
            <w:pPr>
              <w:spacing w:after="0" w:line="240" w:lineRule="auto"/>
              <w:textAlignment w:val="center"/>
              <w:rPr>
                <w:rFonts w:cs="Times New Roman"/>
                <w:i/>
                <w:iCs/>
                <w:sz w:val="18"/>
                <w:szCs w:val="18"/>
              </w:rPr>
            </w:pPr>
            <w:r>
              <w:rPr>
                <w:rFonts w:cs="Times New Roman"/>
                <w:i/>
                <w:iCs/>
                <w:sz w:val="18"/>
                <w:szCs w:val="18"/>
                <w:u w:val="single"/>
              </w:rPr>
              <w:t>ISSUE 52</w:t>
            </w:r>
            <w:r>
              <w:rPr>
                <w:rFonts w:cs="Times New Roman"/>
                <w:i/>
                <w:iCs/>
                <w:sz w:val="18"/>
                <w:szCs w:val="18"/>
              </w:rPr>
              <w:t xml:space="preserve">: </w:t>
            </w:r>
            <w:r w:rsidR="00CD5821">
              <w:rPr>
                <w:rFonts w:cs="Times New Roman"/>
                <w:i/>
                <w:iCs/>
                <w:sz w:val="18"/>
                <w:szCs w:val="18"/>
              </w:rPr>
              <w:t xml:space="preserve">il GT ha preso </w:t>
            </w:r>
            <w:r w:rsidR="008F2512">
              <w:rPr>
                <w:rFonts w:cs="Times New Roman"/>
                <w:i/>
                <w:iCs/>
                <w:sz w:val="18"/>
                <w:szCs w:val="18"/>
              </w:rPr>
              <w:t xml:space="preserve">in considerazione </w:t>
            </w:r>
            <w:r w:rsidR="00CD5821">
              <w:rPr>
                <w:rFonts w:cs="Times New Roman"/>
                <w:i/>
                <w:iCs/>
                <w:sz w:val="18"/>
                <w:szCs w:val="18"/>
              </w:rPr>
              <w:t>la</w:t>
            </w:r>
            <w:r w:rsidR="008F2512">
              <w:rPr>
                <w:rFonts w:cs="Times New Roman"/>
                <w:i/>
                <w:iCs/>
                <w:sz w:val="18"/>
                <w:szCs w:val="18"/>
              </w:rPr>
              <w:t xml:space="preserve"> soluzione </w:t>
            </w:r>
            <w:r>
              <w:rPr>
                <w:rFonts w:cs="Times New Roman"/>
                <w:i/>
                <w:iCs/>
                <w:sz w:val="18"/>
                <w:szCs w:val="18"/>
              </w:rPr>
              <w:t xml:space="preserve">proposta </w:t>
            </w:r>
            <w:r w:rsidR="00981142">
              <w:rPr>
                <w:rFonts w:cs="Times New Roman"/>
                <w:i/>
                <w:iCs/>
                <w:sz w:val="18"/>
                <w:szCs w:val="18"/>
              </w:rPr>
              <w:t>presentata</w:t>
            </w:r>
            <w:r w:rsidR="00723CF2">
              <w:rPr>
                <w:rFonts w:cs="Times New Roman"/>
                <w:i/>
                <w:iCs/>
                <w:sz w:val="18"/>
                <w:szCs w:val="18"/>
              </w:rPr>
              <w:t xml:space="preserve"> da UnionCamere</w:t>
            </w:r>
            <w:r w:rsidR="008F2512">
              <w:rPr>
                <w:rFonts w:cs="Times New Roman"/>
                <w:i/>
                <w:iCs/>
                <w:sz w:val="18"/>
                <w:szCs w:val="18"/>
              </w:rPr>
              <w:t xml:space="preserve"> (</w:t>
            </w:r>
            <w:r w:rsidR="00361366">
              <w:rPr>
                <w:rFonts w:cs="Times New Roman"/>
                <w:i/>
                <w:iCs/>
                <w:sz w:val="18"/>
                <w:szCs w:val="18"/>
              </w:rPr>
              <w:t xml:space="preserve">PullRequest: </w:t>
            </w:r>
            <w:hyperlink r:id="rId19" w:history="1">
              <w:r w:rsidR="00361366" w:rsidRPr="004714DF">
                <w:rPr>
                  <w:rStyle w:val="Hyperlink"/>
                  <w:rFonts w:cs="Times New Roman"/>
                  <w:i/>
                  <w:iCs/>
                  <w:sz w:val="18"/>
                  <w:szCs w:val="18"/>
                </w:rPr>
                <w:t>https://github.com/AgID/specifiche-tecniche-DPR-160-2010/pull/56</w:t>
              </w:r>
            </w:hyperlink>
            <w:r w:rsidR="008F2512">
              <w:rPr>
                <w:rFonts w:cs="Times New Roman"/>
                <w:i/>
                <w:iCs/>
                <w:sz w:val="18"/>
                <w:szCs w:val="18"/>
              </w:rPr>
              <w:t>)</w:t>
            </w:r>
            <w:r w:rsidR="00C76B55">
              <w:rPr>
                <w:rFonts w:cs="Times New Roman"/>
                <w:i/>
                <w:iCs/>
                <w:sz w:val="18"/>
                <w:szCs w:val="18"/>
              </w:rPr>
              <w:t xml:space="preserve"> e</w:t>
            </w:r>
            <w:r w:rsidR="0036641D">
              <w:rPr>
                <w:rFonts w:cs="Times New Roman"/>
                <w:i/>
                <w:iCs/>
                <w:sz w:val="18"/>
                <w:szCs w:val="18"/>
              </w:rPr>
              <w:t>,</w:t>
            </w:r>
            <w:r w:rsidR="00981142">
              <w:rPr>
                <w:rFonts w:cs="Times New Roman"/>
                <w:i/>
                <w:iCs/>
                <w:sz w:val="18"/>
                <w:szCs w:val="18"/>
              </w:rPr>
              <w:t xml:space="preserve"> a seguito di</w:t>
            </w:r>
            <w:r w:rsidR="00C27427">
              <w:rPr>
                <w:rFonts w:cs="Times New Roman"/>
                <w:i/>
                <w:iCs/>
                <w:sz w:val="18"/>
                <w:szCs w:val="18"/>
              </w:rPr>
              <w:t xml:space="preserve"> alcune riflessioni intavolate durante l’incontro,</w:t>
            </w:r>
            <w:r w:rsidR="00361366">
              <w:rPr>
                <w:rFonts w:cs="Times New Roman"/>
                <w:i/>
                <w:iCs/>
                <w:sz w:val="18"/>
                <w:szCs w:val="18"/>
              </w:rPr>
              <w:t xml:space="preserve"> </w:t>
            </w:r>
            <w:r w:rsidR="00C27427">
              <w:rPr>
                <w:rFonts w:cs="Times New Roman"/>
                <w:i/>
                <w:iCs/>
                <w:sz w:val="18"/>
                <w:szCs w:val="18"/>
              </w:rPr>
              <w:t>ha approvato la soluzione proposta (PullRequest:</w:t>
            </w:r>
            <w:r w:rsidR="00F2632E">
              <w:rPr>
                <w:rFonts w:cs="Times New Roman"/>
                <w:i/>
                <w:iCs/>
                <w:sz w:val="18"/>
                <w:szCs w:val="18"/>
              </w:rPr>
              <w:t xml:space="preserve"> </w:t>
            </w:r>
            <w:hyperlink r:id="rId20" w:history="1">
              <w:r w:rsidR="00F2632E" w:rsidRPr="00B54878">
                <w:rPr>
                  <w:rStyle w:val="Hyperlink"/>
                  <w:rFonts w:cs="Times New Roman"/>
                  <w:i/>
                  <w:iCs/>
                  <w:sz w:val="18"/>
                  <w:szCs w:val="18"/>
                </w:rPr>
                <w:t>https://github.com/AgID/specifiche-tecniche-DPR-160-2010/pull/60</w:t>
              </w:r>
            </w:hyperlink>
            <w:r w:rsidR="00F2632E">
              <w:rPr>
                <w:rFonts w:cs="Times New Roman"/>
                <w:i/>
                <w:iCs/>
                <w:sz w:val="18"/>
                <w:szCs w:val="18"/>
              </w:rPr>
              <w:t xml:space="preserve">) determinando la chiusura della issue </w:t>
            </w:r>
            <w:bookmarkStart w:id="22" w:name="OLE_LINK2"/>
            <w:r w:rsidR="00F2632E">
              <w:rPr>
                <w:rFonts w:cs="Times New Roman"/>
                <w:i/>
                <w:iCs/>
                <w:sz w:val="18"/>
                <w:szCs w:val="18"/>
              </w:rPr>
              <w:t>(</w:t>
            </w:r>
            <w:hyperlink r:id="rId21" w:history="1">
              <w:r w:rsidR="00EF1015" w:rsidRPr="00B54878">
                <w:rPr>
                  <w:rStyle w:val="Hyperlink"/>
                  <w:rFonts w:cs="Times New Roman"/>
                  <w:i/>
                  <w:iCs/>
                  <w:sz w:val="18"/>
                  <w:szCs w:val="18"/>
                </w:rPr>
                <w:t>https://github.com/AgID/specifiche-tecniche-DPR-160-2010/issues/52</w:t>
              </w:r>
            </w:hyperlink>
            <w:r w:rsidR="00EF1015">
              <w:rPr>
                <w:rFonts w:cs="Times New Roman"/>
                <w:i/>
                <w:iCs/>
                <w:sz w:val="18"/>
                <w:szCs w:val="18"/>
              </w:rPr>
              <w:t xml:space="preserve">). </w:t>
            </w:r>
            <w:r w:rsidR="00F2632E">
              <w:rPr>
                <w:rFonts w:cs="Times New Roman"/>
                <w:i/>
                <w:iCs/>
                <w:sz w:val="18"/>
                <w:szCs w:val="18"/>
              </w:rPr>
              <w:t xml:space="preserve"> </w:t>
            </w:r>
            <w:bookmarkEnd w:id="22"/>
          </w:p>
          <w:p w14:paraId="023E5895" w14:textId="77777777" w:rsidR="005A78D8" w:rsidRDefault="005A78D8" w:rsidP="00C27427">
            <w:pPr>
              <w:spacing w:after="0" w:line="240" w:lineRule="auto"/>
              <w:textAlignment w:val="center"/>
              <w:rPr>
                <w:rFonts w:cs="Times New Roman"/>
                <w:i/>
                <w:iCs/>
                <w:sz w:val="18"/>
                <w:szCs w:val="18"/>
              </w:rPr>
            </w:pPr>
          </w:p>
          <w:p w14:paraId="1C204B7E" w14:textId="379BA88B" w:rsidR="005A78D8" w:rsidRDefault="002A1BEC" w:rsidP="00C27427">
            <w:pPr>
              <w:spacing w:after="0" w:line="240" w:lineRule="auto"/>
              <w:textAlignment w:val="center"/>
              <w:rPr>
                <w:rFonts w:cs="Times New Roman"/>
                <w:i/>
                <w:iCs/>
                <w:sz w:val="18"/>
                <w:szCs w:val="18"/>
              </w:rPr>
            </w:pPr>
            <w:r w:rsidRPr="002A1BEC">
              <w:rPr>
                <w:rFonts w:cs="Times New Roman"/>
                <w:i/>
                <w:iCs/>
                <w:sz w:val="18"/>
                <w:szCs w:val="18"/>
                <w:u w:val="single"/>
              </w:rPr>
              <w:t>NUOVE ISSUE</w:t>
            </w:r>
            <w:r w:rsidR="00771783">
              <w:rPr>
                <w:rFonts w:cs="Times New Roman"/>
                <w:i/>
                <w:iCs/>
                <w:sz w:val="18"/>
                <w:szCs w:val="18"/>
                <w:u w:val="single"/>
              </w:rPr>
              <w:t xml:space="preserve"> 63-</w:t>
            </w:r>
            <w:r w:rsidR="002A0645">
              <w:rPr>
                <w:rFonts w:cs="Times New Roman"/>
                <w:i/>
                <w:iCs/>
                <w:sz w:val="18"/>
                <w:szCs w:val="18"/>
                <w:u w:val="single"/>
              </w:rPr>
              <w:t>72</w:t>
            </w:r>
            <w:r w:rsidRPr="002A1BEC">
              <w:rPr>
                <w:rFonts w:cs="Times New Roman"/>
                <w:i/>
                <w:iCs/>
                <w:sz w:val="18"/>
                <w:szCs w:val="18"/>
                <w:u w:val="single"/>
              </w:rPr>
              <w:t>:</w:t>
            </w:r>
            <w:r>
              <w:rPr>
                <w:rFonts w:cs="Times New Roman"/>
                <w:i/>
                <w:iCs/>
                <w:sz w:val="18"/>
                <w:szCs w:val="18"/>
              </w:rPr>
              <w:t xml:space="preserve"> </w:t>
            </w:r>
            <w:r w:rsidR="00702983">
              <w:rPr>
                <w:rFonts w:cs="Times New Roman"/>
                <w:i/>
                <w:iCs/>
                <w:sz w:val="18"/>
                <w:szCs w:val="18"/>
              </w:rPr>
              <w:t>UnionCamere</w:t>
            </w:r>
            <w:r w:rsidR="00724931">
              <w:rPr>
                <w:rFonts w:cs="Times New Roman"/>
                <w:i/>
                <w:iCs/>
                <w:sz w:val="18"/>
                <w:szCs w:val="18"/>
              </w:rPr>
              <w:t>, a seguito di alcun</w:t>
            </w:r>
            <w:r w:rsidR="008019E9">
              <w:rPr>
                <w:rFonts w:cs="Times New Roman"/>
                <w:i/>
                <w:iCs/>
                <w:sz w:val="18"/>
                <w:szCs w:val="18"/>
              </w:rPr>
              <w:t xml:space="preserve">e </w:t>
            </w:r>
            <w:r w:rsidR="00EF0DBF">
              <w:rPr>
                <w:rFonts w:cs="Times New Roman"/>
                <w:i/>
                <w:iCs/>
                <w:sz w:val="18"/>
                <w:szCs w:val="18"/>
              </w:rPr>
              <w:t>evidenze riscontrate durante le fasi implementative del Catalogo SSU e dei componenti informatici del SUAP,</w:t>
            </w:r>
            <w:r w:rsidR="00702983">
              <w:rPr>
                <w:rFonts w:cs="Times New Roman"/>
                <w:i/>
                <w:iCs/>
                <w:sz w:val="18"/>
                <w:szCs w:val="18"/>
              </w:rPr>
              <w:t xml:space="preserve"> ha </w:t>
            </w:r>
            <w:r w:rsidR="007A0635">
              <w:rPr>
                <w:rFonts w:cs="Times New Roman"/>
                <w:i/>
                <w:iCs/>
                <w:sz w:val="18"/>
                <w:szCs w:val="18"/>
              </w:rPr>
              <w:t xml:space="preserve">aperto </w:t>
            </w:r>
            <w:r w:rsidR="00912116">
              <w:rPr>
                <w:rFonts w:cs="Times New Roman"/>
                <w:i/>
                <w:iCs/>
                <w:sz w:val="18"/>
                <w:szCs w:val="18"/>
              </w:rPr>
              <w:t xml:space="preserve">dieci nuove </w:t>
            </w:r>
            <w:r w:rsidR="00912116" w:rsidRPr="55B247C7">
              <w:rPr>
                <w:rFonts w:cs="Times New Roman"/>
                <w:i/>
                <w:iCs/>
                <w:sz w:val="18"/>
                <w:szCs w:val="18"/>
              </w:rPr>
              <w:t>issue</w:t>
            </w:r>
            <w:r w:rsidR="54ABABAA" w:rsidRPr="55B247C7">
              <w:rPr>
                <w:rFonts w:cs="Times New Roman"/>
                <w:i/>
                <w:iCs/>
                <w:sz w:val="18"/>
                <w:szCs w:val="18"/>
              </w:rPr>
              <w:t>s</w:t>
            </w:r>
            <w:ins w:id="23" w:author="Microsoft Word" w:date="2024-04-05T10:38:00Z">
              <w:r w:rsidR="00912116">
                <w:rPr>
                  <w:rFonts w:cs="Times New Roman"/>
                  <w:i/>
                  <w:iCs/>
                  <w:sz w:val="18"/>
                  <w:szCs w:val="18"/>
                </w:rPr>
                <w:t>issue</w:t>
              </w:r>
            </w:ins>
            <w:r w:rsidR="00A51FD8">
              <w:rPr>
                <w:rFonts w:cs="Times New Roman"/>
                <w:i/>
                <w:iCs/>
                <w:sz w:val="18"/>
                <w:szCs w:val="18"/>
              </w:rPr>
              <w:t xml:space="preserve"> (</w:t>
            </w:r>
            <w:r w:rsidR="000E3F58">
              <w:rPr>
                <w:rFonts w:cs="Times New Roman"/>
                <w:i/>
                <w:iCs/>
                <w:sz w:val="18"/>
                <w:szCs w:val="18"/>
              </w:rPr>
              <w:t xml:space="preserve">dalla 63 alla 72) </w:t>
            </w:r>
            <w:r w:rsidR="000A0261">
              <w:rPr>
                <w:rFonts w:cs="Times New Roman"/>
                <w:i/>
                <w:iCs/>
                <w:sz w:val="18"/>
                <w:szCs w:val="18"/>
              </w:rPr>
              <w:t xml:space="preserve">e </w:t>
            </w:r>
            <w:r w:rsidR="00014333">
              <w:rPr>
                <w:rFonts w:cs="Times New Roman"/>
                <w:i/>
                <w:iCs/>
                <w:sz w:val="18"/>
                <w:szCs w:val="18"/>
              </w:rPr>
              <w:t xml:space="preserve">ha </w:t>
            </w:r>
            <w:r w:rsidR="1C662C7F" w:rsidRPr="55B247C7">
              <w:rPr>
                <w:rFonts w:cs="Times New Roman"/>
                <w:i/>
                <w:iCs/>
                <w:sz w:val="18"/>
                <w:szCs w:val="18"/>
              </w:rPr>
              <w:t>comunicato</w:t>
            </w:r>
            <w:ins w:id="24" w:author="Microsoft Word" w:date="2024-04-05T10:38:00Z">
              <w:r w:rsidR="00014333">
                <w:rPr>
                  <w:rFonts w:cs="Times New Roman"/>
                  <w:i/>
                  <w:iCs/>
                  <w:sz w:val="18"/>
                  <w:szCs w:val="18"/>
                </w:rPr>
                <w:t>segnalato</w:t>
              </w:r>
            </w:ins>
            <w:r w:rsidR="000A0261">
              <w:rPr>
                <w:rFonts w:cs="Times New Roman"/>
                <w:i/>
                <w:iCs/>
                <w:sz w:val="18"/>
                <w:szCs w:val="18"/>
              </w:rPr>
              <w:t xml:space="preserve"> al </w:t>
            </w:r>
            <w:r w:rsidR="00014333">
              <w:rPr>
                <w:rFonts w:cs="Times New Roman"/>
                <w:i/>
                <w:iCs/>
                <w:sz w:val="18"/>
                <w:szCs w:val="18"/>
              </w:rPr>
              <w:t xml:space="preserve">GT </w:t>
            </w:r>
            <w:r w:rsidR="264E750A" w:rsidRPr="55B247C7">
              <w:rPr>
                <w:rFonts w:cs="Times New Roman"/>
                <w:i/>
                <w:iCs/>
                <w:sz w:val="18"/>
                <w:szCs w:val="18"/>
              </w:rPr>
              <w:t>che provvederà a</w:t>
            </w:r>
            <w:ins w:id="25" w:author="Microsoft Word" w:date="2024-04-05T10:38:00Z">
              <w:r w:rsidR="00014333">
                <w:rPr>
                  <w:rFonts w:cs="Times New Roman"/>
                  <w:i/>
                  <w:iCs/>
                  <w:sz w:val="18"/>
                  <w:szCs w:val="18"/>
                </w:rPr>
                <w:t>l</w:t>
              </w:r>
              <w:r w:rsidR="00E55A10">
                <w:rPr>
                  <w:rFonts w:cs="Times New Roman"/>
                  <w:i/>
                  <w:iCs/>
                  <w:sz w:val="18"/>
                  <w:szCs w:val="18"/>
                </w:rPr>
                <w:t>a volontà di</w:t>
              </w:r>
            </w:ins>
            <w:r w:rsidR="00655EAF">
              <w:rPr>
                <w:rFonts w:cs="Times New Roman"/>
                <w:i/>
                <w:iCs/>
                <w:sz w:val="18"/>
                <w:szCs w:val="18"/>
              </w:rPr>
              <w:t xml:space="preserve"> </w:t>
            </w:r>
            <w:r w:rsidR="002972B0">
              <w:rPr>
                <w:rFonts w:cs="Times New Roman"/>
                <w:i/>
                <w:iCs/>
                <w:sz w:val="18"/>
                <w:szCs w:val="18"/>
              </w:rPr>
              <w:t xml:space="preserve">fornire </w:t>
            </w:r>
            <w:r w:rsidR="00FD2DD6">
              <w:rPr>
                <w:rFonts w:cs="Times New Roman"/>
                <w:i/>
                <w:iCs/>
                <w:sz w:val="18"/>
                <w:szCs w:val="18"/>
              </w:rPr>
              <w:t xml:space="preserve">delle proposte di risoluzione </w:t>
            </w:r>
            <w:r w:rsidR="002C3482">
              <w:rPr>
                <w:rFonts w:cs="Times New Roman"/>
                <w:i/>
                <w:iCs/>
                <w:sz w:val="18"/>
                <w:szCs w:val="18"/>
              </w:rPr>
              <w:t>per le stesse</w:t>
            </w:r>
            <w:r w:rsidR="00954D19">
              <w:rPr>
                <w:rFonts w:cs="Times New Roman"/>
                <w:i/>
                <w:iCs/>
                <w:sz w:val="18"/>
                <w:szCs w:val="18"/>
              </w:rPr>
              <w:t xml:space="preserve">. </w:t>
            </w:r>
            <w:ins w:id="26" w:author="Microsoft Word" w:date="2024-04-05T10:38:00Z">
              <w:r w:rsidR="00954D19">
                <w:rPr>
                  <w:rFonts w:cs="Times New Roman"/>
                  <w:i/>
                  <w:iCs/>
                  <w:sz w:val="18"/>
                  <w:szCs w:val="18"/>
                </w:rPr>
                <w:t xml:space="preserve">Il GT </w:t>
              </w:r>
              <w:r w:rsidR="00AF667D">
                <w:rPr>
                  <w:rFonts w:cs="Times New Roman"/>
                  <w:i/>
                  <w:iCs/>
                  <w:sz w:val="18"/>
                  <w:szCs w:val="18"/>
                </w:rPr>
                <w:t xml:space="preserve">ha preso in considerazione </w:t>
              </w:r>
              <w:r w:rsidR="001B159D">
                <w:rPr>
                  <w:rFonts w:cs="Times New Roman"/>
                  <w:i/>
                  <w:iCs/>
                  <w:sz w:val="18"/>
                  <w:szCs w:val="18"/>
                </w:rPr>
                <w:t xml:space="preserve">le </w:t>
              </w:r>
              <w:r w:rsidR="00845E03">
                <w:rPr>
                  <w:rFonts w:cs="Times New Roman"/>
                  <w:i/>
                  <w:iCs/>
                  <w:sz w:val="18"/>
                  <w:szCs w:val="18"/>
                </w:rPr>
                <w:t>nuove segnalazioni</w:t>
              </w:r>
              <w:r w:rsidR="001B159D">
                <w:rPr>
                  <w:rFonts w:cs="Times New Roman"/>
                  <w:i/>
                  <w:iCs/>
                  <w:sz w:val="18"/>
                  <w:szCs w:val="18"/>
                </w:rPr>
                <w:t xml:space="preserve"> </w:t>
              </w:r>
              <w:r w:rsidR="009562D1">
                <w:rPr>
                  <w:rFonts w:cs="Times New Roman"/>
                  <w:i/>
                  <w:iCs/>
                  <w:sz w:val="18"/>
                  <w:szCs w:val="18"/>
                </w:rPr>
                <w:t xml:space="preserve">presentate e </w:t>
              </w:r>
              <w:r w:rsidR="00430E65">
                <w:rPr>
                  <w:rFonts w:cs="Times New Roman"/>
                  <w:i/>
                  <w:iCs/>
                  <w:sz w:val="18"/>
                  <w:szCs w:val="18"/>
                </w:rPr>
                <w:t>i membri dello stesso riporteranno le proprie riflessioni</w:t>
              </w:r>
              <w:r w:rsidR="00360F8F">
                <w:rPr>
                  <w:rFonts w:cs="Times New Roman"/>
                  <w:i/>
                  <w:iCs/>
                  <w:sz w:val="18"/>
                  <w:szCs w:val="18"/>
                </w:rPr>
                <w:t xml:space="preserve"> come commento alle issue</w:t>
              </w:r>
              <w:r w:rsidR="0023014A">
                <w:rPr>
                  <w:rFonts w:cs="Times New Roman"/>
                  <w:i/>
                  <w:iCs/>
                  <w:sz w:val="18"/>
                  <w:szCs w:val="18"/>
                </w:rPr>
                <w:t>.</w:t>
              </w:r>
            </w:ins>
            <w:r w:rsidR="00954D19">
              <w:rPr>
                <w:rFonts w:cs="Times New Roman"/>
                <w:i/>
                <w:iCs/>
                <w:sz w:val="18"/>
                <w:szCs w:val="18"/>
              </w:rPr>
              <w:t xml:space="preserve">Il GT </w:t>
            </w:r>
            <w:r w:rsidR="04586955" w:rsidRPr="55B247C7">
              <w:rPr>
                <w:rFonts w:cs="Times New Roman"/>
                <w:i/>
                <w:iCs/>
                <w:sz w:val="18"/>
                <w:szCs w:val="18"/>
              </w:rPr>
              <w:t>concorda con l’analizzare</w:t>
            </w:r>
            <w:r w:rsidR="4B87AF4B" w:rsidRPr="55B247C7">
              <w:rPr>
                <w:rFonts w:cs="Times New Roman"/>
                <w:i/>
                <w:iCs/>
                <w:sz w:val="18"/>
                <w:szCs w:val="18"/>
              </w:rPr>
              <w:t xml:space="preserve"> e valutare</w:t>
            </w:r>
            <w:r w:rsidR="00AF667D">
              <w:rPr>
                <w:rFonts w:cs="Times New Roman"/>
                <w:i/>
                <w:iCs/>
                <w:sz w:val="18"/>
                <w:szCs w:val="18"/>
              </w:rPr>
              <w:t xml:space="preserve"> </w:t>
            </w:r>
            <w:r w:rsidR="001B159D">
              <w:rPr>
                <w:rFonts w:cs="Times New Roman"/>
                <w:i/>
                <w:iCs/>
                <w:sz w:val="18"/>
                <w:szCs w:val="18"/>
              </w:rPr>
              <w:t xml:space="preserve">le </w:t>
            </w:r>
            <w:r w:rsidR="00845E03">
              <w:rPr>
                <w:rFonts w:cs="Times New Roman"/>
                <w:i/>
                <w:iCs/>
                <w:sz w:val="18"/>
                <w:szCs w:val="18"/>
              </w:rPr>
              <w:t>nuove segnalazioni</w:t>
            </w:r>
            <w:r w:rsidR="001B159D">
              <w:rPr>
                <w:rFonts w:cs="Times New Roman"/>
                <w:i/>
                <w:iCs/>
                <w:sz w:val="18"/>
                <w:szCs w:val="18"/>
              </w:rPr>
              <w:t xml:space="preserve"> </w:t>
            </w:r>
            <w:r w:rsidR="009562D1">
              <w:rPr>
                <w:rFonts w:cs="Times New Roman"/>
                <w:i/>
                <w:iCs/>
                <w:sz w:val="18"/>
                <w:szCs w:val="18"/>
              </w:rPr>
              <w:t>presentate</w:t>
            </w:r>
            <w:r w:rsidR="59ACCBC5" w:rsidRPr="55B247C7">
              <w:rPr>
                <w:rFonts w:cs="Times New Roman"/>
                <w:i/>
                <w:iCs/>
                <w:sz w:val="18"/>
                <w:szCs w:val="18"/>
              </w:rPr>
              <w:t>,</w:t>
            </w:r>
            <w:r w:rsidR="21CB8EFD" w:rsidRPr="55B247C7">
              <w:rPr>
                <w:rFonts w:cs="Times New Roman"/>
                <w:i/>
                <w:iCs/>
                <w:sz w:val="18"/>
                <w:szCs w:val="18"/>
              </w:rPr>
              <w:t xml:space="preserve"> in questa prima sessione di review</w:t>
            </w:r>
            <w:r w:rsidR="005312EF">
              <w:rPr>
                <w:rFonts w:cs="Times New Roman"/>
                <w:i/>
                <w:iCs/>
                <w:sz w:val="18"/>
                <w:szCs w:val="18"/>
              </w:rPr>
              <w:t xml:space="preserve"> delle </w:t>
            </w:r>
            <w:r w:rsidR="5F6800DE" w:rsidRPr="55B247C7">
              <w:rPr>
                <w:rFonts w:cs="Times New Roman"/>
                <w:i/>
                <w:iCs/>
                <w:sz w:val="18"/>
                <w:szCs w:val="18"/>
              </w:rPr>
              <w:t>specifiche tecniche</w:t>
            </w:r>
            <w:r w:rsidR="21CB8EFD" w:rsidRPr="55B247C7">
              <w:rPr>
                <w:rFonts w:cs="Times New Roman"/>
                <w:i/>
                <w:iCs/>
                <w:sz w:val="18"/>
                <w:szCs w:val="18"/>
              </w:rPr>
              <w:t xml:space="preserve">, con la </w:t>
            </w:r>
            <w:r w:rsidR="11EDBDF9" w:rsidRPr="55B247C7">
              <w:rPr>
                <w:rFonts w:cs="Times New Roman"/>
                <w:i/>
                <w:iCs/>
                <w:sz w:val="18"/>
                <w:szCs w:val="18"/>
              </w:rPr>
              <w:t>decisione di concludere tale sessione entro il mese di aprile</w:t>
            </w:r>
            <w:r w:rsidR="00230ECB" w:rsidRPr="55B247C7">
              <w:rPr>
                <w:rFonts w:cs="Times New Roman"/>
                <w:i/>
                <w:iCs/>
                <w:sz w:val="18"/>
                <w:szCs w:val="18"/>
              </w:rPr>
              <w:t>.</w:t>
            </w:r>
            <w:r w:rsidR="009562D1">
              <w:rPr>
                <w:rFonts w:cs="Times New Roman"/>
                <w:i/>
                <w:iCs/>
                <w:sz w:val="18"/>
                <w:szCs w:val="18"/>
              </w:rPr>
              <w:t xml:space="preserve"> </w:t>
            </w:r>
            <w:r w:rsidR="00230ECB">
              <w:rPr>
                <w:rFonts w:cs="Times New Roman"/>
                <w:i/>
                <w:iCs/>
                <w:sz w:val="18"/>
                <w:szCs w:val="18"/>
              </w:rPr>
              <w:t>I</w:t>
            </w:r>
            <w:r w:rsidR="00430E65">
              <w:rPr>
                <w:rFonts w:cs="Times New Roman"/>
                <w:i/>
                <w:iCs/>
                <w:sz w:val="18"/>
                <w:szCs w:val="18"/>
              </w:rPr>
              <w:t xml:space="preserve"> membri </w:t>
            </w:r>
            <w:r w:rsidR="00230ECB">
              <w:rPr>
                <w:rFonts w:cs="Times New Roman"/>
                <w:i/>
                <w:iCs/>
                <w:sz w:val="18"/>
                <w:szCs w:val="18"/>
              </w:rPr>
              <w:t>del GT hanno convenuto, al fine di efficientare il proc</w:t>
            </w:r>
            <w:r w:rsidR="00EA4BD2">
              <w:rPr>
                <w:rFonts w:cs="Times New Roman"/>
                <w:i/>
                <w:iCs/>
                <w:sz w:val="18"/>
                <w:szCs w:val="18"/>
              </w:rPr>
              <w:t>esso di valutazione e analisi delle issue</w:t>
            </w:r>
            <w:r w:rsidR="00A0599A">
              <w:rPr>
                <w:rFonts w:cs="Times New Roman"/>
                <w:i/>
                <w:iCs/>
                <w:sz w:val="18"/>
                <w:szCs w:val="18"/>
              </w:rPr>
              <w:t>s</w:t>
            </w:r>
            <w:r w:rsidR="00EA4BD2">
              <w:rPr>
                <w:rFonts w:cs="Times New Roman"/>
                <w:i/>
                <w:iCs/>
                <w:sz w:val="18"/>
                <w:szCs w:val="18"/>
              </w:rPr>
              <w:t xml:space="preserve"> in oggetto, di utilizzare la funzionalità “</w:t>
            </w:r>
            <w:r w:rsidR="00A0599A">
              <w:rPr>
                <w:rFonts w:cs="Times New Roman"/>
                <w:i/>
                <w:iCs/>
                <w:sz w:val="18"/>
                <w:szCs w:val="18"/>
              </w:rPr>
              <w:t>add commet</w:t>
            </w:r>
            <w:r w:rsidR="00EA4BD2">
              <w:rPr>
                <w:rFonts w:cs="Times New Roman"/>
                <w:i/>
                <w:iCs/>
                <w:sz w:val="18"/>
                <w:szCs w:val="18"/>
              </w:rPr>
              <w:t xml:space="preserve">” </w:t>
            </w:r>
            <w:r w:rsidR="001F20A7">
              <w:rPr>
                <w:rFonts w:cs="Times New Roman"/>
                <w:i/>
                <w:iCs/>
                <w:sz w:val="18"/>
                <w:szCs w:val="18"/>
              </w:rPr>
              <w:t>res</w:t>
            </w:r>
            <w:r w:rsidR="00A0599A">
              <w:rPr>
                <w:rFonts w:cs="Times New Roman"/>
                <w:i/>
                <w:iCs/>
                <w:sz w:val="18"/>
                <w:szCs w:val="18"/>
              </w:rPr>
              <w:t>a</w:t>
            </w:r>
            <w:r w:rsidR="001F20A7">
              <w:rPr>
                <w:rFonts w:cs="Times New Roman"/>
                <w:i/>
                <w:iCs/>
                <w:sz w:val="18"/>
                <w:szCs w:val="18"/>
              </w:rPr>
              <w:t xml:space="preserve"> disponibile da </w:t>
            </w:r>
            <w:r w:rsidR="7E67CBF8" w:rsidRPr="55B247C7">
              <w:rPr>
                <w:rFonts w:cs="Times New Roman"/>
                <w:i/>
                <w:iCs/>
                <w:sz w:val="18"/>
                <w:szCs w:val="18"/>
              </w:rPr>
              <w:t>GitHub</w:t>
            </w:r>
            <w:r w:rsidR="00A0599A">
              <w:rPr>
                <w:rFonts w:cs="Times New Roman"/>
                <w:i/>
                <w:iCs/>
                <w:sz w:val="18"/>
                <w:szCs w:val="18"/>
              </w:rPr>
              <w:t xml:space="preserve">, </w:t>
            </w:r>
            <w:r w:rsidR="001F20A7">
              <w:rPr>
                <w:rFonts w:cs="Times New Roman"/>
                <w:i/>
                <w:iCs/>
                <w:sz w:val="18"/>
                <w:szCs w:val="18"/>
              </w:rPr>
              <w:t>per animare la</w:t>
            </w:r>
            <w:r w:rsidR="00771783">
              <w:rPr>
                <w:rFonts w:cs="Times New Roman"/>
                <w:i/>
                <w:iCs/>
                <w:sz w:val="18"/>
                <w:szCs w:val="18"/>
              </w:rPr>
              <w:t xml:space="preserve"> riflessione sulle </w:t>
            </w:r>
            <w:r w:rsidR="00771783" w:rsidRPr="55B247C7">
              <w:rPr>
                <w:rFonts w:cs="Times New Roman"/>
                <w:i/>
                <w:iCs/>
                <w:sz w:val="18"/>
                <w:szCs w:val="18"/>
              </w:rPr>
              <w:t>issue</w:t>
            </w:r>
            <w:r w:rsidR="0F3A4D5F" w:rsidRPr="55B247C7">
              <w:rPr>
                <w:rFonts w:cs="Times New Roman"/>
                <w:i/>
                <w:iCs/>
                <w:sz w:val="18"/>
                <w:szCs w:val="18"/>
              </w:rPr>
              <w:t>s</w:t>
            </w:r>
            <w:r w:rsidR="002A0645">
              <w:rPr>
                <w:rFonts w:cs="Times New Roman"/>
                <w:i/>
                <w:iCs/>
                <w:sz w:val="18"/>
                <w:szCs w:val="18"/>
              </w:rPr>
              <w:t xml:space="preserve"> in previsione del prossimo incontro dello stesso GT</w:t>
            </w:r>
            <w:r w:rsidR="0023014A">
              <w:rPr>
                <w:rFonts w:cs="Times New Roman"/>
                <w:i/>
                <w:iCs/>
                <w:sz w:val="18"/>
                <w:szCs w:val="18"/>
              </w:rPr>
              <w:t>.</w:t>
            </w:r>
          </w:p>
          <w:p w14:paraId="2DE7BC03" w14:textId="46A6E39D" w:rsidR="001C4FA4" w:rsidRDefault="001C4FA4" w:rsidP="55B247C7">
            <w:pPr>
              <w:spacing w:line="240" w:lineRule="auto"/>
              <w:jc w:val="both"/>
              <w:textAlignment w:val="center"/>
              <w:rPr>
                <w:rFonts w:cs="Times New Roman"/>
                <w:i/>
                <w:iCs/>
                <w:sz w:val="18"/>
                <w:szCs w:val="18"/>
                <w:lang w:eastAsia="en-GB"/>
              </w:rPr>
            </w:pPr>
          </w:p>
        </w:tc>
        <w:bookmarkEnd w:id="15"/>
      </w:tr>
      <w:tr w:rsidR="0040129F" w14:paraId="63537B0B" w14:textId="77777777" w:rsidTr="6713D220">
        <w:trPr>
          <w:trHeight w:val="444"/>
          <w:tblHeader/>
        </w:trPr>
        <w:tc>
          <w:tcPr>
            <w:tcW w:w="10065" w:type="dxa"/>
            <w:gridSpan w:val="3"/>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4A0956CB" w14:textId="61AC4982" w:rsidR="0040129F" w:rsidRDefault="0040129F">
            <w:pPr>
              <w:pStyle w:val="IntestazioneTabellaDCOD"/>
              <w:ind w:left="0"/>
              <w:rPr>
                <w:b/>
                <w:bCs/>
              </w:rPr>
            </w:pPr>
            <w:r w:rsidRPr="58B6A4F6">
              <w:rPr>
                <w:b/>
                <w:bCs/>
                <w:sz w:val="18"/>
                <w:szCs w:val="18"/>
              </w:rPr>
              <w:t xml:space="preserve">3 - </w:t>
            </w:r>
            <w:r w:rsidR="00723CF2" w:rsidRPr="00723CF2">
              <w:rPr>
                <w:b/>
                <w:bCs/>
                <w:sz w:val="18"/>
                <w:szCs w:val="18"/>
              </w:rPr>
              <w:t>Altri temi trattati</w:t>
            </w:r>
          </w:p>
        </w:tc>
      </w:tr>
      <w:tr w:rsidR="0040129F" w14:paraId="3002E1F5"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tcPr>
          <w:p w14:paraId="14A431E9" w14:textId="77777777" w:rsidR="0040129F" w:rsidRDefault="0040129F" w:rsidP="55B247C7">
            <w:pPr>
              <w:spacing w:after="0" w:line="240" w:lineRule="auto"/>
              <w:jc w:val="both"/>
              <w:rPr>
                <w:rFonts w:cs="Times New Roman"/>
                <w:i/>
                <w:iCs/>
                <w:sz w:val="18"/>
                <w:szCs w:val="18"/>
              </w:rPr>
            </w:pPr>
          </w:p>
          <w:p w14:paraId="458784A9" w14:textId="3065B8C3" w:rsidR="0090374E" w:rsidRPr="0090374E" w:rsidRDefault="0090374E" w:rsidP="0090374E">
            <w:pPr>
              <w:jc w:val="both"/>
              <w:textAlignment w:val="center"/>
              <w:rPr>
                <w:rFonts w:cs="Calibri"/>
              </w:rPr>
            </w:pPr>
            <w:r>
              <w:rPr>
                <w:i/>
                <w:iCs/>
                <w:sz w:val="18"/>
                <w:szCs w:val="18"/>
                <w:u w:val="single"/>
              </w:rPr>
              <w:lastRenderedPageBreak/>
              <w:t>FASE DI AVVIO DEL SSU</w:t>
            </w:r>
            <w:r>
              <w:rPr>
                <w:i/>
                <w:iCs/>
                <w:sz w:val="18"/>
                <w:szCs w:val="18"/>
              </w:rPr>
              <w:t>: Il DFP, con il supporto di Unioncamere, sta </w:t>
            </w:r>
            <w:r>
              <w:rPr>
                <w:sz w:val="18"/>
                <w:szCs w:val="18"/>
              </w:rPr>
              <w:t>studiando la possibilità</w:t>
            </w:r>
            <w:r>
              <w:rPr>
                <w:i/>
                <w:iCs/>
                <w:sz w:val="18"/>
                <w:szCs w:val="18"/>
              </w:rPr>
              <w:t> di una procedura di accreditamento che disaccoppi</w:t>
            </w:r>
            <w:r w:rsidR="00760815">
              <w:rPr>
                <w:i/>
                <w:iCs/>
                <w:sz w:val="18"/>
                <w:szCs w:val="18"/>
              </w:rPr>
              <w:t xml:space="preserve"> </w:t>
            </w:r>
            <w:r>
              <w:rPr>
                <w:i/>
                <w:iCs/>
                <w:sz w:val="18"/>
                <w:szCs w:val="18"/>
              </w:rPr>
              <w:t>le verifiche tecniche di conformità delle componenti informatiche dalla dichiarazione di utilizzo delle stesse da parte di una PA interessa all’adesione al SSU. Nel futuro bando verrà richiesta, alle piattaforme regionali, la documentazione relativa alle convenzioni stipulate con i comuni al fine di preservarle e integrarle nel nuovo sistema di accreditamento.</w:t>
            </w:r>
          </w:p>
          <w:p w14:paraId="7AF91026" w14:textId="4B045E71" w:rsidR="0090374E" w:rsidRDefault="0090374E" w:rsidP="0090374E">
            <w:pPr>
              <w:jc w:val="both"/>
              <w:textAlignment w:val="center"/>
            </w:pPr>
            <w:r>
              <w:rPr>
                <w:i/>
                <w:iCs/>
                <w:sz w:val="18"/>
                <w:szCs w:val="18"/>
                <w:u w:val="single"/>
              </w:rPr>
              <w:t>GESTIONE A REGIME DELL’INGRESSO DI UN NUOVO FORNITORE NEL SSU</w:t>
            </w:r>
            <w:r>
              <w:rPr>
                <w:i/>
                <w:iCs/>
                <w:sz w:val="18"/>
                <w:szCs w:val="18"/>
              </w:rPr>
              <w:t>:</w:t>
            </w:r>
            <w:r>
              <w:rPr>
                <w:sz w:val="18"/>
                <w:szCs w:val="18"/>
              </w:rPr>
              <w:t xml:space="preserve"> </w:t>
            </w:r>
            <w:r w:rsidR="00A9075B">
              <w:rPr>
                <w:sz w:val="18"/>
                <w:szCs w:val="18"/>
              </w:rPr>
              <w:t>L</w:t>
            </w:r>
            <w:r>
              <w:rPr>
                <w:sz w:val="18"/>
                <w:szCs w:val="18"/>
              </w:rPr>
              <w:t>e regioni e</w:t>
            </w:r>
            <w:r w:rsidR="00A9075B">
              <w:rPr>
                <w:sz w:val="18"/>
                <w:szCs w:val="18"/>
              </w:rPr>
              <w:t xml:space="preserve"> </w:t>
            </w:r>
            <w:r>
              <w:rPr>
                <w:sz w:val="18"/>
                <w:szCs w:val="18"/>
              </w:rPr>
              <w:t>l'ANCI</w:t>
            </w:r>
            <w:r>
              <w:rPr>
                <w:i/>
                <w:iCs/>
                <w:sz w:val="18"/>
                <w:szCs w:val="18"/>
              </w:rPr>
              <w:t> </w:t>
            </w:r>
            <w:r w:rsidR="00A9075B">
              <w:rPr>
                <w:i/>
                <w:iCs/>
                <w:sz w:val="18"/>
                <w:szCs w:val="18"/>
              </w:rPr>
              <w:t>hanno</w:t>
            </w:r>
            <w:r>
              <w:rPr>
                <w:i/>
                <w:iCs/>
                <w:sz w:val="18"/>
                <w:szCs w:val="18"/>
              </w:rPr>
              <w:t xml:space="preserve"> evidenziato un potenziale problema circa l’ingresso di un nuovo fornitore dal momento in cui il SSU risulti essere a regime. Tale criticità è legata agli art.6 e 7 dell’allegato al DPR 160/2010, secondo cui è una PA a chiedere le verifiche tecniche di conformità di una componente informatica al MIMIT. La suddetta determina una complessità per le PA, in quanto le stesse si troverebbero a stipulare un contratto con un fornitore, la cui implementazione di una o più componenti informatiche non abbiano ancora superato le verifiche tecniche di conformità previste nei citati art.6 e 7 dell’allegato al DPR 160/2010.</w:t>
            </w:r>
          </w:p>
          <w:p w14:paraId="5125568C" w14:textId="441A021C" w:rsidR="00FE5ECD" w:rsidRDefault="00FE5ECD" w:rsidP="55B247C7">
            <w:pPr>
              <w:spacing w:line="240" w:lineRule="auto"/>
              <w:jc w:val="both"/>
              <w:textAlignment w:val="center"/>
              <w:rPr>
                <w:rFonts w:cs="Times New Roman"/>
                <w:i/>
                <w:iCs/>
                <w:sz w:val="18"/>
                <w:szCs w:val="18"/>
              </w:rPr>
            </w:pPr>
          </w:p>
          <w:p w14:paraId="639FF4F7" w14:textId="45048F53" w:rsidR="00723CF2" w:rsidRDefault="00DD3D9B" w:rsidP="00723CF2">
            <w:pPr>
              <w:spacing w:after="0" w:line="240" w:lineRule="auto"/>
              <w:textAlignment w:val="center"/>
              <w:rPr>
                <w:ins w:id="27" w:author="Microsoft Word" w:date="2024-04-05T10:38:00Z"/>
                <w:rFonts w:cs="Times New Roman"/>
                <w:i/>
                <w:iCs/>
                <w:sz w:val="18"/>
                <w:szCs w:val="18"/>
              </w:rPr>
            </w:pPr>
            <w:ins w:id="28" w:author="Microsoft Word" w:date="2024-04-05T10:38:00Z">
              <w:r w:rsidRPr="00537080">
                <w:rPr>
                  <w:rFonts w:cs="Times New Roman"/>
                  <w:i/>
                  <w:sz w:val="18"/>
                  <w:szCs w:val="18"/>
                  <w:u w:val="single"/>
                </w:rPr>
                <w:t xml:space="preserve">FASE DI </w:t>
              </w:r>
              <w:r w:rsidR="00DB47F5" w:rsidRPr="00537080">
                <w:rPr>
                  <w:rFonts w:cs="Times New Roman"/>
                  <w:i/>
                  <w:sz w:val="18"/>
                  <w:szCs w:val="18"/>
                  <w:u w:val="single"/>
                </w:rPr>
                <w:t>TRANSITORIO</w:t>
              </w:r>
              <w:r w:rsidR="00DF0FEA" w:rsidRPr="00537080">
                <w:rPr>
                  <w:rFonts w:cs="Times New Roman"/>
                  <w:i/>
                  <w:sz w:val="18"/>
                  <w:szCs w:val="18"/>
                </w:rPr>
                <w:t xml:space="preserve">: </w:t>
              </w:r>
              <w:r w:rsidR="002C109D">
                <w:rPr>
                  <w:rFonts w:cs="Times New Roman"/>
                  <w:i/>
                  <w:sz w:val="18"/>
                  <w:szCs w:val="18"/>
                </w:rPr>
                <w:t>Il DFP, con il supporto di UnionCamere, sta sviluppando una procedura affinché ogni singolo comune non debba ripetere interamente il processo di accreditamento</w:t>
              </w:r>
              <w:r w:rsidR="002C109D">
                <w:rPr>
                  <w:rFonts w:cs="Times New Roman"/>
                  <w:i/>
                  <w:iCs/>
                  <w:sz w:val="18"/>
                  <w:szCs w:val="18"/>
                </w:rPr>
                <w:t>. N</w:t>
              </w:r>
              <w:r w:rsidR="00D82F7E" w:rsidRPr="00537080">
                <w:rPr>
                  <w:rFonts w:cs="Times New Roman"/>
                  <w:i/>
                  <w:sz w:val="18"/>
                  <w:szCs w:val="18"/>
                </w:rPr>
                <w:t>el futuro bando</w:t>
              </w:r>
              <w:r w:rsidR="00D82F7E">
                <w:rPr>
                  <w:rFonts w:cs="Times New Roman"/>
                  <w:i/>
                  <w:sz w:val="18"/>
                  <w:szCs w:val="18"/>
                </w:rPr>
                <w:t xml:space="preserve"> </w:t>
              </w:r>
              <w:r w:rsidR="00D82F7E" w:rsidRPr="00537080">
                <w:rPr>
                  <w:rFonts w:cs="Times New Roman"/>
                  <w:i/>
                  <w:sz w:val="18"/>
                  <w:szCs w:val="18"/>
                </w:rPr>
                <w:t>verrà richiesta, alle piattaforme regionali, la documentazione relativa alle convenzioni stipulate con i comuni</w:t>
              </w:r>
              <w:r w:rsidR="004D7B80">
                <w:rPr>
                  <w:rFonts w:cs="Times New Roman"/>
                  <w:i/>
                  <w:sz w:val="18"/>
                  <w:szCs w:val="18"/>
                </w:rPr>
                <w:t xml:space="preserve"> al fine</w:t>
              </w:r>
              <w:r w:rsidR="00D82F7E">
                <w:rPr>
                  <w:rFonts w:cs="Times New Roman"/>
                  <w:i/>
                  <w:sz w:val="18"/>
                  <w:szCs w:val="18"/>
                </w:rPr>
                <w:t xml:space="preserve"> </w:t>
              </w:r>
              <w:r w:rsidR="006C7A42">
                <w:rPr>
                  <w:rFonts w:cs="Times New Roman"/>
                  <w:i/>
                  <w:sz w:val="18"/>
                  <w:szCs w:val="18"/>
                </w:rPr>
                <w:t>d</w:t>
              </w:r>
              <w:r w:rsidR="00A573A7" w:rsidRPr="00537080">
                <w:rPr>
                  <w:rFonts w:cs="Times New Roman"/>
                  <w:i/>
                  <w:sz w:val="18"/>
                  <w:szCs w:val="18"/>
                </w:rPr>
                <w:t>i</w:t>
              </w:r>
              <w:r w:rsidR="00A573A7">
                <w:rPr>
                  <w:rFonts w:cs="Times New Roman"/>
                  <w:i/>
                  <w:sz w:val="18"/>
                  <w:szCs w:val="18"/>
                </w:rPr>
                <w:t xml:space="preserve"> </w:t>
              </w:r>
              <w:r w:rsidR="00A573A7" w:rsidRPr="00537080">
                <w:rPr>
                  <w:rFonts w:cs="Times New Roman"/>
                  <w:i/>
                  <w:sz w:val="18"/>
                  <w:szCs w:val="18"/>
                </w:rPr>
                <w:t>preserva</w:t>
              </w:r>
              <w:r w:rsidR="004D7B80">
                <w:rPr>
                  <w:rFonts w:cs="Times New Roman"/>
                  <w:i/>
                  <w:sz w:val="18"/>
                  <w:szCs w:val="18"/>
                </w:rPr>
                <w:t>rl</w:t>
              </w:r>
              <w:r w:rsidR="00A573A7" w:rsidRPr="00537080">
                <w:rPr>
                  <w:rFonts w:cs="Times New Roman"/>
                  <w:i/>
                  <w:sz w:val="18"/>
                  <w:szCs w:val="18"/>
                </w:rPr>
                <w:t>e</w:t>
              </w:r>
              <w:r w:rsidR="007679B5">
                <w:rPr>
                  <w:rFonts w:cs="Times New Roman"/>
                  <w:i/>
                  <w:sz w:val="18"/>
                  <w:szCs w:val="18"/>
                </w:rPr>
                <w:t xml:space="preserve"> e integrarle</w:t>
              </w:r>
              <w:r w:rsidR="00D82F7E" w:rsidRPr="00537080">
                <w:rPr>
                  <w:rFonts w:cs="Times New Roman"/>
                  <w:i/>
                  <w:sz w:val="18"/>
                  <w:szCs w:val="18"/>
                </w:rPr>
                <w:t xml:space="preserve"> nel nuovo sistema di accreditamento.</w:t>
              </w:r>
              <w:r w:rsidR="00D82F7E">
                <w:rPr>
                  <w:rFonts w:cs="Times New Roman"/>
                  <w:i/>
                  <w:sz w:val="18"/>
                  <w:szCs w:val="18"/>
                </w:rPr>
                <w:t xml:space="preserve"> </w:t>
              </w:r>
            </w:ins>
          </w:p>
          <w:p w14:paraId="189D0DD6" w14:textId="19490144" w:rsidR="00033079" w:rsidRDefault="000F7A7A" w:rsidP="00033079">
            <w:pPr>
              <w:spacing w:after="0" w:line="240" w:lineRule="auto"/>
              <w:textAlignment w:val="center"/>
              <w:rPr>
                <w:ins w:id="29" w:author="Microsoft Word" w:date="2024-04-05T10:38:00Z"/>
                <w:rFonts w:cs="Times New Roman"/>
                <w:i/>
                <w:iCs/>
                <w:sz w:val="18"/>
                <w:szCs w:val="18"/>
              </w:rPr>
            </w:pPr>
            <w:ins w:id="30" w:author="Microsoft Word" w:date="2024-04-05T10:38:00Z">
              <w:r>
                <w:rPr>
                  <w:rFonts w:cs="Times New Roman"/>
                  <w:i/>
                  <w:iCs/>
                  <w:sz w:val="18"/>
                  <w:szCs w:val="18"/>
                  <w:u w:val="single"/>
                </w:rPr>
                <w:t>PROBLEMA A REGIME SUBENTRO NUOVI FORNITORI</w:t>
              </w:r>
              <w:r w:rsidR="00D877BC">
                <w:rPr>
                  <w:rFonts w:cs="Times New Roman"/>
                  <w:i/>
                  <w:iCs/>
                  <w:sz w:val="18"/>
                  <w:szCs w:val="18"/>
                </w:rPr>
                <w:t xml:space="preserve">: </w:t>
              </w:r>
              <w:r w:rsidR="00DB3303">
                <w:rPr>
                  <w:rFonts w:cs="Times New Roman"/>
                  <w:i/>
                  <w:iCs/>
                  <w:sz w:val="18"/>
                  <w:szCs w:val="18"/>
                </w:rPr>
                <w:t>i membri del GT</w:t>
              </w:r>
              <w:r w:rsidR="005F75EE">
                <w:rPr>
                  <w:rFonts w:cs="Times New Roman"/>
                  <w:i/>
                  <w:iCs/>
                  <w:sz w:val="18"/>
                  <w:szCs w:val="18"/>
                </w:rPr>
                <w:t xml:space="preserve">, durante le </w:t>
              </w:r>
              <w:r w:rsidR="00654C92">
                <w:rPr>
                  <w:rFonts w:cs="Times New Roman"/>
                  <w:i/>
                  <w:iCs/>
                  <w:sz w:val="18"/>
                  <w:szCs w:val="18"/>
                </w:rPr>
                <w:t xml:space="preserve">speculazioni in merito alla issue 52, hanno evidenziato un potenziale problema </w:t>
              </w:r>
              <w:r w:rsidR="000C5AC8">
                <w:rPr>
                  <w:rFonts w:cs="Times New Roman"/>
                  <w:i/>
                  <w:iCs/>
                  <w:sz w:val="18"/>
                  <w:szCs w:val="18"/>
                </w:rPr>
                <w:t xml:space="preserve">circa </w:t>
              </w:r>
              <w:r w:rsidR="00F32483">
                <w:rPr>
                  <w:rFonts w:cs="Times New Roman"/>
                  <w:i/>
                  <w:iCs/>
                  <w:sz w:val="18"/>
                  <w:szCs w:val="18"/>
                </w:rPr>
                <w:t>il subentro di nuovi fornitori</w:t>
              </w:r>
              <w:r w:rsidR="006120AD">
                <w:rPr>
                  <w:rFonts w:cs="Times New Roman"/>
                  <w:i/>
                  <w:iCs/>
                  <w:sz w:val="18"/>
                  <w:szCs w:val="18"/>
                </w:rPr>
                <w:t xml:space="preserve"> </w:t>
              </w:r>
              <w:r w:rsidR="00585EF1">
                <w:rPr>
                  <w:rFonts w:cs="Times New Roman"/>
                  <w:i/>
                  <w:iCs/>
                  <w:sz w:val="18"/>
                  <w:szCs w:val="18"/>
                </w:rPr>
                <w:t xml:space="preserve">dal momento in cui il sistema </w:t>
              </w:r>
              <w:r w:rsidR="00197FA6">
                <w:rPr>
                  <w:rFonts w:cs="Times New Roman"/>
                  <w:i/>
                  <w:iCs/>
                  <w:sz w:val="18"/>
                  <w:szCs w:val="18"/>
                </w:rPr>
                <w:t xml:space="preserve">SSU risulti essere a regime. Tale </w:t>
              </w:r>
              <w:r w:rsidR="006378FC">
                <w:rPr>
                  <w:rFonts w:cs="Times New Roman"/>
                  <w:i/>
                  <w:iCs/>
                  <w:sz w:val="18"/>
                  <w:szCs w:val="18"/>
                </w:rPr>
                <w:t xml:space="preserve">criticità </w:t>
              </w:r>
              <w:r w:rsidR="009D5BF2">
                <w:rPr>
                  <w:rFonts w:cs="Times New Roman"/>
                  <w:i/>
                  <w:iCs/>
                  <w:sz w:val="18"/>
                  <w:szCs w:val="18"/>
                </w:rPr>
                <w:t xml:space="preserve">è legata agli Art.6 e 7 del DPR 160/2010, </w:t>
              </w:r>
              <w:r w:rsidR="00F25416">
                <w:rPr>
                  <w:rFonts w:cs="Times New Roman"/>
                  <w:i/>
                  <w:iCs/>
                  <w:sz w:val="18"/>
                  <w:szCs w:val="18"/>
                </w:rPr>
                <w:t>secondo cui</w:t>
              </w:r>
              <w:r w:rsidR="009D5BF2">
                <w:rPr>
                  <w:rFonts w:cs="Times New Roman"/>
                  <w:i/>
                  <w:iCs/>
                  <w:sz w:val="18"/>
                  <w:szCs w:val="18"/>
                </w:rPr>
                <w:t xml:space="preserve"> </w:t>
              </w:r>
              <w:r w:rsidR="00876FE7">
                <w:rPr>
                  <w:rFonts w:cs="Times New Roman"/>
                  <w:i/>
                  <w:iCs/>
                  <w:sz w:val="18"/>
                  <w:szCs w:val="18"/>
                </w:rPr>
                <w:t>un</w:t>
              </w:r>
              <w:r w:rsidR="00E641C1">
                <w:rPr>
                  <w:rFonts w:cs="Times New Roman"/>
                  <w:i/>
                  <w:iCs/>
                  <w:sz w:val="18"/>
                  <w:szCs w:val="18"/>
                </w:rPr>
                <w:t>a PA</w:t>
              </w:r>
              <w:r w:rsidR="00F25416">
                <w:rPr>
                  <w:rFonts w:cs="Times New Roman"/>
                  <w:i/>
                  <w:iCs/>
                  <w:sz w:val="18"/>
                  <w:szCs w:val="18"/>
                </w:rPr>
                <w:t xml:space="preserve"> che si dota di un componente informatico </w:t>
              </w:r>
              <w:r w:rsidR="00C07C24">
                <w:rPr>
                  <w:rFonts w:cs="Times New Roman"/>
                  <w:i/>
                  <w:iCs/>
                  <w:sz w:val="18"/>
                  <w:szCs w:val="18"/>
                </w:rPr>
                <w:t>deve superare l</w:t>
              </w:r>
              <w:r w:rsidR="009E06F0">
                <w:rPr>
                  <w:rFonts w:cs="Times New Roman"/>
                  <w:i/>
                  <w:iCs/>
                  <w:sz w:val="18"/>
                  <w:szCs w:val="18"/>
                </w:rPr>
                <w:t>e verifiche tecniche di conformità. Tut</w:t>
              </w:r>
              <w:r w:rsidR="00760BA2">
                <w:rPr>
                  <w:rFonts w:cs="Times New Roman"/>
                  <w:i/>
                  <w:iCs/>
                  <w:sz w:val="18"/>
                  <w:szCs w:val="18"/>
                </w:rPr>
                <w:t xml:space="preserve">tavia, </w:t>
              </w:r>
              <w:r w:rsidR="00DF09AD">
                <w:rPr>
                  <w:rFonts w:cs="Times New Roman"/>
                  <w:i/>
                  <w:iCs/>
                  <w:sz w:val="18"/>
                  <w:szCs w:val="18"/>
                </w:rPr>
                <w:t xml:space="preserve">se la </w:t>
              </w:r>
              <w:r w:rsidR="00760BA2">
                <w:rPr>
                  <w:rFonts w:cs="Times New Roman"/>
                  <w:i/>
                  <w:iCs/>
                  <w:sz w:val="18"/>
                  <w:szCs w:val="18"/>
                </w:rPr>
                <w:t>PA</w:t>
              </w:r>
              <w:r w:rsidR="00DF09AD">
                <w:rPr>
                  <w:rFonts w:cs="Times New Roman"/>
                  <w:i/>
                  <w:iCs/>
                  <w:sz w:val="18"/>
                  <w:szCs w:val="18"/>
                </w:rPr>
                <w:t xml:space="preserve"> </w:t>
              </w:r>
              <w:r w:rsidR="00AA6E0A">
                <w:rPr>
                  <w:rFonts w:cs="Times New Roman"/>
                  <w:i/>
                  <w:iCs/>
                  <w:sz w:val="18"/>
                  <w:szCs w:val="18"/>
                </w:rPr>
                <w:t>si dota di tale sistema per mezzo di un Fornitore,</w:t>
              </w:r>
              <w:r w:rsidR="00760BA2">
                <w:rPr>
                  <w:rFonts w:cs="Times New Roman"/>
                  <w:i/>
                  <w:iCs/>
                  <w:sz w:val="18"/>
                  <w:szCs w:val="18"/>
                </w:rPr>
                <w:t xml:space="preserve"> non può stipulare un contratto di acquisto con </w:t>
              </w:r>
              <w:r w:rsidR="00AA6E0A">
                <w:rPr>
                  <w:rFonts w:cs="Times New Roman"/>
                  <w:i/>
                  <w:iCs/>
                  <w:sz w:val="18"/>
                  <w:szCs w:val="18"/>
                </w:rPr>
                <w:t>esso</w:t>
              </w:r>
              <w:r w:rsidR="00760BA2">
                <w:rPr>
                  <w:rFonts w:cs="Times New Roman"/>
                  <w:i/>
                  <w:iCs/>
                  <w:sz w:val="18"/>
                  <w:szCs w:val="18"/>
                </w:rPr>
                <w:t xml:space="preserve"> </w:t>
              </w:r>
              <w:r w:rsidR="00EA394C">
                <w:rPr>
                  <w:rFonts w:cs="Times New Roman"/>
                  <w:i/>
                  <w:iCs/>
                  <w:sz w:val="18"/>
                  <w:szCs w:val="18"/>
                </w:rPr>
                <w:t>considera</w:t>
              </w:r>
              <w:r w:rsidR="00931AB7">
                <w:rPr>
                  <w:rFonts w:cs="Times New Roman"/>
                  <w:i/>
                  <w:iCs/>
                  <w:sz w:val="18"/>
                  <w:szCs w:val="18"/>
                </w:rPr>
                <w:t>ta</w:t>
              </w:r>
              <w:r w:rsidR="00760BA2">
                <w:rPr>
                  <w:rFonts w:cs="Times New Roman"/>
                  <w:i/>
                  <w:iCs/>
                  <w:sz w:val="18"/>
                  <w:szCs w:val="18"/>
                </w:rPr>
                <w:t xml:space="preserve"> l’incertezza </w:t>
              </w:r>
              <w:r w:rsidR="00EA394C">
                <w:rPr>
                  <w:rFonts w:cs="Times New Roman"/>
                  <w:i/>
                  <w:iCs/>
                  <w:sz w:val="18"/>
                  <w:szCs w:val="18"/>
                </w:rPr>
                <w:t xml:space="preserve">introdotta dal vincolo di conformità. Il GT ha ritenuto comunque di ritenere valida la proposta presentata per la issue 52 e di </w:t>
              </w:r>
              <w:r w:rsidR="00E36E40">
                <w:rPr>
                  <w:rFonts w:cs="Times New Roman"/>
                  <w:i/>
                  <w:iCs/>
                  <w:sz w:val="18"/>
                  <w:szCs w:val="18"/>
                </w:rPr>
                <w:t>intavolare future considerazioni per valutare delle possibili soluzioni.</w:t>
              </w:r>
            </w:ins>
          </w:p>
          <w:p w14:paraId="2C220412" w14:textId="1B0CC682" w:rsidR="00FE5ECD" w:rsidRDefault="00FE5ECD" w:rsidP="55B247C7">
            <w:pPr>
              <w:spacing w:line="240" w:lineRule="auto"/>
              <w:jc w:val="both"/>
              <w:textAlignment w:val="center"/>
              <w:rPr>
                <w:rFonts w:cs="Times New Roman"/>
                <w:i/>
                <w:iCs/>
                <w:sz w:val="18"/>
                <w:szCs w:val="18"/>
              </w:rPr>
            </w:pPr>
          </w:p>
        </w:tc>
      </w:tr>
      <w:tr w:rsidR="0040129F" w14:paraId="092A866E"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shd w:val="clear" w:color="auto" w:fill="B4C6E7" w:themeFill="accent1" w:themeFillTint="66"/>
            <w:tcMar>
              <w:top w:w="28" w:type="dxa"/>
              <w:left w:w="108" w:type="dxa"/>
              <w:bottom w:w="28" w:type="dxa"/>
              <w:right w:w="108" w:type="dxa"/>
            </w:tcMar>
            <w:hideMark/>
          </w:tcPr>
          <w:p w14:paraId="79A34F6A" w14:textId="3586A058" w:rsidR="0040129F" w:rsidRDefault="0040129F">
            <w:pPr>
              <w:pStyle w:val="IntestazioneTabellaDCOD"/>
              <w:ind w:left="0"/>
              <w:rPr>
                <w:sz w:val="18"/>
                <w:szCs w:val="18"/>
              </w:rPr>
            </w:pPr>
            <w:r>
              <w:rPr>
                <w:b/>
                <w:bCs/>
                <w:sz w:val="18"/>
                <w:szCs w:val="18"/>
              </w:rPr>
              <w:lastRenderedPageBreak/>
              <w:t xml:space="preserve">4 – </w:t>
            </w:r>
            <w:r w:rsidR="00EF18BB" w:rsidRPr="00EF18BB">
              <w:rPr>
                <w:b/>
                <w:bCs/>
                <w:sz w:val="18"/>
                <w:szCs w:val="18"/>
              </w:rPr>
              <w:t>Programmazione attività Gruppo Tecnico</w:t>
            </w:r>
          </w:p>
        </w:tc>
      </w:tr>
      <w:tr w:rsidR="0040129F" w14:paraId="1B357337" w14:textId="77777777" w:rsidTr="6713D220">
        <w:trPr>
          <w:trHeight w:val="444"/>
        </w:trPr>
        <w:tc>
          <w:tcPr>
            <w:tcW w:w="10065" w:type="dxa"/>
            <w:gridSpan w:val="3"/>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hideMark/>
          </w:tcPr>
          <w:p w14:paraId="656B6599" w14:textId="77777777" w:rsidR="00CD0E76" w:rsidRDefault="00CD0E76" w:rsidP="55B247C7">
            <w:pPr>
              <w:spacing w:after="0" w:line="240" w:lineRule="auto"/>
              <w:jc w:val="both"/>
              <w:rPr>
                <w:rFonts w:cs="Times New Roman"/>
                <w:i/>
                <w:iCs/>
                <w:sz w:val="18"/>
                <w:szCs w:val="18"/>
              </w:rPr>
            </w:pPr>
          </w:p>
          <w:p w14:paraId="7608B53B" w14:textId="00C374FB" w:rsidR="002425E0" w:rsidRDefault="00773277" w:rsidP="55B247C7">
            <w:pPr>
              <w:spacing w:after="0" w:line="240" w:lineRule="auto"/>
              <w:jc w:val="both"/>
              <w:rPr>
                <w:rFonts w:cs="Times New Roman"/>
                <w:i/>
                <w:iCs/>
                <w:sz w:val="18"/>
                <w:szCs w:val="18"/>
              </w:rPr>
            </w:pPr>
            <w:r>
              <w:rPr>
                <w:rFonts w:cs="Times New Roman"/>
                <w:i/>
                <w:iCs/>
                <w:sz w:val="18"/>
                <w:szCs w:val="18"/>
              </w:rPr>
              <w:t xml:space="preserve">Sono state </w:t>
            </w:r>
            <w:r w:rsidR="00C6635E">
              <w:rPr>
                <w:rFonts w:cs="Times New Roman"/>
                <w:i/>
                <w:iCs/>
                <w:sz w:val="18"/>
                <w:szCs w:val="18"/>
              </w:rPr>
              <w:t>presentati i prossimi incontri</w:t>
            </w:r>
            <w:r w:rsidR="007F1ADA">
              <w:rPr>
                <w:rFonts w:cs="Times New Roman"/>
                <w:i/>
                <w:iCs/>
                <w:sz w:val="18"/>
                <w:szCs w:val="18"/>
              </w:rPr>
              <w:t xml:space="preserve"> del Gruppo Tecnico</w:t>
            </w:r>
            <w:r w:rsidR="00610726">
              <w:rPr>
                <w:rFonts w:cs="Times New Roman"/>
                <w:i/>
                <w:iCs/>
                <w:sz w:val="18"/>
                <w:szCs w:val="18"/>
              </w:rPr>
              <w:t>:</w:t>
            </w:r>
          </w:p>
          <w:p w14:paraId="00A07673" w14:textId="60953EAB" w:rsidR="00897B23" w:rsidRPr="00107BFC" w:rsidRDefault="005D1C9F" w:rsidP="00897B23">
            <w:pPr>
              <w:pStyle w:val="ListParagraph"/>
              <w:spacing w:after="0" w:line="240" w:lineRule="auto"/>
              <w:rPr>
                <w:rFonts w:cs="Times New Roman"/>
                <w:i/>
                <w:iCs/>
                <w:sz w:val="18"/>
                <w:szCs w:val="18"/>
              </w:rPr>
            </w:pPr>
            <w:r>
              <w:rPr>
                <w:rFonts w:cs="Times New Roman"/>
                <w:i/>
                <w:iCs/>
                <w:sz w:val="18"/>
                <w:szCs w:val="18"/>
              </w:rPr>
              <w:t>04</w:t>
            </w:r>
            <w:r w:rsidR="00935702" w:rsidRPr="001E52E8">
              <w:rPr>
                <w:rFonts w:cs="Times New Roman"/>
                <w:i/>
                <w:iCs/>
                <w:sz w:val="18"/>
                <w:szCs w:val="18"/>
              </w:rPr>
              <w:t xml:space="preserve"> </w:t>
            </w:r>
            <w:r w:rsidR="77876217" w:rsidRPr="55B247C7">
              <w:rPr>
                <w:rFonts w:cs="Times New Roman"/>
                <w:i/>
                <w:iCs/>
                <w:sz w:val="18"/>
                <w:szCs w:val="18"/>
              </w:rPr>
              <w:t>aprile</w:t>
            </w:r>
            <w:ins w:id="31" w:author="Microsoft Word" w:date="2024-04-05T10:38:00Z">
              <w:r>
                <w:rPr>
                  <w:rFonts w:cs="Times New Roman"/>
                  <w:i/>
                  <w:iCs/>
                  <w:sz w:val="18"/>
                  <w:szCs w:val="18"/>
                </w:rPr>
                <w:t>Aprile</w:t>
              </w:r>
            </w:ins>
            <w:r w:rsidR="00935702" w:rsidRPr="001E52E8">
              <w:rPr>
                <w:rFonts w:cs="Times New Roman"/>
                <w:i/>
                <w:iCs/>
                <w:sz w:val="18"/>
                <w:szCs w:val="18"/>
              </w:rPr>
              <w:t xml:space="preserve"> 2024 ore 1</w:t>
            </w:r>
            <w:r w:rsidR="00390DFC">
              <w:rPr>
                <w:rFonts w:cs="Times New Roman"/>
                <w:i/>
                <w:iCs/>
                <w:sz w:val="18"/>
                <w:szCs w:val="18"/>
              </w:rPr>
              <w:t>1:00</w:t>
            </w:r>
            <w:r w:rsidR="00107BFC" w:rsidRPr="001E52E8">
              <w:rPr>
                <w:rFonts w:cs="Times New Roman"/>
                <w:i/>
                <w:iCs/>
                <w:sz w:val="18"/>
                <w:szCs w:val="18"/>
              </w:rPr>
              <w:t xml:space="preserve"> – è previsto il </w:t>
            </w:r>
            <w:r w:rsidR="003D03C1">
              <w:rPr>
                <w:rFonts w:cs="Times New Roman"/>
                <w:i/>
                <w:iCs/>
                <w:sz w:val="18"/>
                <w:szCs w:val="18"/>
              </w:rPr>
              <w:t>2</w:t>
            </w:r>
            <w:r w:rsidR="005809A3">
              <w:rPr>
                <w:rFonts w:cs="Times New Roman"/>
                <w:i/>
                <w:iCs/>
                <w:sz w:val="18"/>
                <w:szCs w:val="18"/>
              </w:rPr>
              <w:t>9</w:t>
            </w:r>
            <w:r w:rsidR="00107BFC" w:rsidRPr="001E52E8">
              <w:rPr>
                <w:rFonts w:cs="Times New Roman"/>
                <w:i/>
                <w:iCs/>
                <w:sz w:val="18"/>
                <w:szCs w:val="18"/>
              </w:rPr>
              <w:t xml:space="preserve"> </w:t>
            </w:r>
            <w:del w:id="32" w:author="Microsoft Word" w:date="2024-04-05T10:38:00Z">
              <w:r w:rsidR="4BF31877" w:rsidRPr="55B247C7">
                <w:rPr>
                  <w:rFonts w:cs="Times New Roman"/>
                  <w:i/>
                  <w:iCs/>
                  <w:sz w:val="18"/>
                  <w:szCs w:val="18"/>
                </w:rPr>
                <w:delText>marzo</w:delText>
              </w:r>
            </w:del>
            <w:ins w:id="33" w:author="Microsoft Word" w:date="2024-04-05T10:38:00Z">
              <w:r w:rsidR="003D03C1">
                <w:rPr>
                  <w:rFonts w:cs="Times New Roman"/>
                  <w:i/>
                  <w:iCs/>
                  <w:sz w:val="18"/>
                  <w:szCs w:val="18"/>
                </w:rPr>
                <w:t>Marzo</w:t>
              </w:r>
            </w:ins>
            <w:r w:rsidR="00107BFC" w:rsidRPr="001E52E8">
              <w:rPr>
                <w:rFonts w:cs="Times New Roman"/>
                <w:i/>
                <w:iCs/>
                <w:sz w:val="18"/>
                <w:szCs w:val="18"/>
              </w:rPr>
              <w:t xml:space="preserve"> come </w:t>
            </w:r>
            <w:r w:rsidR="3C687C05" w:rsidRPr="001E52E8">
              <w:rPr>
                <w:rFonts w:cs="Times New Roman"/>
                <w:i/>
                <w:iCs/>
                <w:sz w:val="18"/>
                <w:szCs w:val="18"/>
              </w:rPr>
              <w:t xml:space="preserve">termine ultimo per la raccolta di </w:t>
            </w:r>
            <w:r w:rsidR="00B25B13">
              <w:rPr>
                <w:rFonts w:cs="Times New Roman"/>
                <w:i/>
                <w:iCs/>
                <w:sz w:val="18"/>
                <w:szCs w:val="18"/>
              </w:rPr>
              <w:t xml:space="preserve">commenti e/o </w:t>
            </w:r>
            <w:r w:rsidR="3C687C05" w:rsidRPr="001E52E8">
              <w:rPr>
                <w:rFonts w:cs="Times New Roman"/>
                <w:i/>
                <w:iCs/>
                <w:sz w:val="18"/>
                <w:szCs w:val="18"/>
              </w:rPr>
              <w:t>nuove segnalazioni per favorire la predisposizione degli elaborati utili agli incontri del GT come richiesto</w:t>
            </w:r>
          </w:p>
          <w:p w14:paraId="0370D8AF" w14:textId="628EB367" w:rsidR="0040129F" w:rsidRDefault="6A60FDBF" w:rsidP="55B247C7">
            <w:pPr>
              <w:pStyle w:val="ListParagraph"/>
              <w:numPr>
                <w:ilvl w:val="0"/>
                <w:numId w:val="3"/>
              </w:numPr>
              <w:spacing w:before="120" w:line="240" w:lineRule="auto"/>
              <w:jc w:val="both"/>
              <w:rPr>
                <w:rFonts w:cs="Times New Roman"/>
                <w:i/>
                <w:iCs/>
                <w:sz w:val="18"/>
                <w:szCs w:val="18"/>
                <w:lang w:eastAsia="en-GB"/>
              </w:rPr>
            </w:pPr>
            <w:r w:rsidRPr="55B247C7">
              <w:rPr>
                <w:rFonts w:cs="Times New Roman"/>
                <w:i/>
                <w:iCs/>
                <w:sz w:val="18"/>
                <w:szCs w:val="18"/>
              </w:rPr>
              <w:t>.</w:t>
            </w:r>
          </w:p>
        </w:tc>
        <w:bookmarkEnd w:id="13"/>
      </w:tr>
      <w:tr w:rsidR="007261A0" w14:paraId="36952937" w14:textId="77777777" w:rsidTr="6713D220">
        <w:trPr>
          <w:trHeight w:val="444"/>
          <w:tblHeader/>
        </w:trPr>
        <w:tc>
          <w:tcPr>
            <w:tcW w:w="5032"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31E7796C" w14:textId="77777777" w:rsidR="007261A0" w:rsidRDefault="007261A0">
            <w:pPr>
              <w:pStyle w:val="IntestazioneTabellaDCOD"/>
              <w:ind w:left="0"/>
              <w:rPr>
                <w:b/>
                <w:bCs/>
                <w:sz w:val="18"/>
                <w:szCs w:val="18"/>
              </w:rPr>
            </w:pPr>
            <w:bookmarkStart w:id="34" w:name="OLE_LINK21"/>
            <w:r>
              <w:rPr>
                <w:b/>
                <w:bCs/>
                <w:sz w:val="18"/>
                <w:szCs w:val="18"/>
              </w:rPr>
              <w:t>Task</w:t>
            </w:r>
          </w:p>
        </w:tc>
        <w:tc>
          <w:tcPr>
            <w:tcW w:w="2516"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182A01E6" w14:textId="77777777" w:rsidR="007261A0" w:rsidRDefault="007261A0">
            <w:pPr>
              <w:pStyle w:val="IntestazioneTabellaDCOD"/>
              <w:ind w:left="0"/>
              <w:rPr>
                <w:b/>
                <w:bCs/>
                <w:sz w:val="18"/>
                <w:szCs w:val="18"/>
              </w:rPr>
            </w:pPr>
            <w:r>
              <w:rPr>
                <w:b/>
                <w:bCs/>
                <w:sz w:val="18"/>
                <w:szCs w:val="18"/>
              </w:rPr>
              <w:t>Owner</w:t>
            </w:r>
          </w:p>
        </w:tc>
        <w:tc>
          <w:tcPr>
            <w:tcW w:w="2517" w:type="dxa"/>
            <w:tcBorders>
              <w:top w:val="single" w:sz="4" w:space="0" w:color="A7AAB1"/>
              <w:left w:val="single" w:sz="4" w:space="0" w:color="A7AAB1"/>
              <w:bottom w:val="single" w:sz="4" w:space="0" w:color="A7AAB1"/>
              <w:right w:val="single" w:sz="4" w:space="0" w:color="A7AAB1"/>
            </w:tcBorders>
            <w:shd w:val="clear" w:color="auto" w:fill="B4C6E7" w:themeFill="accent1" w:themeFillTint="66"/>
            <w:vAlign w:val="center"/>
            <w:hideMark/>
          </w:tcPr>
          <w:p w14:paraId="1E9789FB" w14:textId="77777777" w:rsidR="007261A0" w:rsidRDefault="007261A0">
            <w:pPr>
              <w:pStyle w:val="IntestazioneTabellaDCOD"/>
              <w:ind w:left="0"/>
              <w:rPr>
                <w:b/>
                <w:bCs/>
                <w:sz w:val="18"/>
                <w:szCs w:val="18"/>
              </w:rPr>
            </w:pPr>
            <w:r>
              <w:rPr>
                <w:b/>
                <w:bCs/>
                <w:sz w:val="18"/>
                <w:szCs w:val="18"/>
              </w:rPr>
              <w:t>Scadenza</w:t>
            </w:r>
          </w:p>
        </w:tc>
      </w:tr>
      <w:tr w:rsidR="007261A0" w14:paraId="1FFC4161" w14:textId="77777777" w:rsidTr="6713D220">
        <w:trPr>
          <w:trHeight w:val="444"/>
        </w:trPr>
        <w:tc>
          <w:tcPr>
            <w:tcW w:w="5032" w:type="dxa"/>
            <w:tcBorders>
              <w:top w:val="single" w:sz="4" w:space="0" w:color="A7AAB1"/>
              <w:left w:val="single" w:sz="4" w:space="0" w:color="A7AAB1"/>
              <w:bottom w:val="single" w:sz="4" w:space="0" w:color="A7AAB1"/>
              <w:right w:val="single" w:sz="4" w:space="0" w:color="A7AAB1"/>
            </w:tcBorders>
            <w:tcMar>
              <w:top w:w="28" w:type="dxa"/>
              <w:left w:w="108" w:type="dxa"/>
              <w:bottom w:w="28" w:type="dxa"/>
              <w:right w:w="108" w:type="dxa"/>
            </w:tcMar>
            <w:vAlign w:val="center"/>
            <w:hideMark/>
          </w:tcPr>
          <w:p w14:paraId="5369550B" w14:textId="39126B38" w:rsidR="007261A0" w:rsidRDefault="007261A0">
            <w:pPr>
              <w:pStyle w:val="Normale-INAIL"/>
              <w:spacing w:after="120" w:line="240" w:lineRule="auto"/>
              <w:ind w:left="0"/>
              <w:jc w:val="left"/>
              <w:rPr>
                <w:rStyle w:val="normaltextrun"/>
                <w:rFonts w:cs="Segoe UI"/>
              </w:rPr>
            </w:pPr>
            <w:r w:rsidRPr="58B6A4F6">
              <w:rPr>
                <w:rStyle w:val="normaltextrun"/>
                <w:rFonts w:ascii="Verdana" w:hAnsi="Verdana" w:cs="Segoe UI"/>
                <w:sz w:val="18"/>
                <w:szCs w:val="18"/>
              </w:rPr>
              <w:t>Fornire eventuali</w:t>
            </w:r>
            <w:r w:rsidR="0089060B">
              <w:rPr>
                <w:rStyle w:val="normaltextrun"/>
                <w:rFonts w:ascii="Verdana" w:hAnsi="Verdana" w:cs="Segoe UI"/>
                <w:sz w:val="18"/>
                <w:szCs w:val="18"/>
              </w:rPr>
              <w:t xml:space="preserve"> </w:t>
            </w:r>
            <w:r w:rsidRPr="58B6A4F6">
              <w:rPr>
                <w:rStyle w:val="normaltextrun"/>
                <w:rFonts w:ascii="Verdana" w:hAnsi="Verdana" w:cs="Segoe UI"/>
                <w:sz w:val="18"/>
                <w:szCs w:val="18"/>
              </w:rPr>
              <w:t xml:space="preserve">osservazioni e considerazioni </w:t>
            </w:r>
            <w:r w:rsidR="0089060B">
              <w:rPr>
                <w:rStyle w:val="normaltextrun"/>
                <w:rFonts w:ascii="Verdana" w:hAnsi="Verdana" w:cs="Segoe UI"/>
                <w:sz w:val="18"/>
                <w:szCs w:val="18"/>
              </w:rPr>
              <w:t xml:space="preserve">tramite commenti </w:t>
            </w:r>
            <w:r w:rsidRPr="58B6A4F6">
              <w:rPr>
                <w:rStyle w:val="normaltextrun"/>
                <w:rFonts w:ascii="Verdana" w:hAnsi="Verdana" w:cs="Segoe UI"/>
                <w:sz w:val="18"/>
                <w:szCs w:val="18"/>
              </w:rPr>
              <w:t>sulle issue</w:t>
            </w:r>
            <w:r w:rsidR="6A3D9E00" w:rsidRPr="58B6A4F6">
              <w:rPr>
                <w:rStyle w:val="normaltextrun"/>
                <w:rFonts w:ascii="Verdana" w:hAnsi="Verdana" w:cs="Segoe UI"/>
                <w:sz w:val="18"/>
                <w:szCs w:val="18"/>
              </w:rPr>
              <w:t>s</w:t>
            </w:r>
            <w:r w:rsidRPr="58B6A4F6">
              <w:rPr>
                <w:rStyle w:val="normaltextrun"/>
                <w:rFonts w:ascii="Verdana" w:hAnsi="Verdana" w:cs="Segoe UI"/>
                <w:sz w:val="18"/>
                <w:szCs w:val="18"/>
              </w:rPr>
              <w:t xml:space="preserve"> aperte.</w:t>
            </w:r>
          </w:p>
        </w:tc>
        <w:tc>
          <w:tcPr>
            <w:tcW w:w="2516" w:type="dxa"/>
            <w:tcBorders>
              <w:top w:val="single" w:sz="4" w:space="0" w:color="A7AAB1"/>
              <w:left w:val="single" w:sz="4" w:space="0" w:color="A7AAB1"/>
              <w:bottom w:val="single" w:sz="4" w:space="0" w:color="A7AAB1"/>
              <w:right w:val="single" w:sz="4" w:space="0" w:color="A7AAB1"/>
            </w:tcBorders>
            <w:vAlign w:val="center"/>
            <w:hideMark/>
          </w:tcPr>
          <w:p w14:paraId="0AF07512" w14:textId="7024F210" w:rsidR="007261A0" w:rsidRDefault="007261A0">
            <w:pPr>
              <w:pStyle w:val="Normale-INAIL"/>
              <w:spacing w:after="120" w:line="240" w:lineRule="auto"/>
              <w:ind w:left="0"/>
              <w:jc w:val="left"/>
              <w:rPr>
                <w:rStyle w:val="normaltextrun"/>
                <w:rFonts w:ascii="Verdana" w:hAnsi="Verdana" w:cs="Segoe UI"/>
                <w:sz w:val="18"/>
                <w:szCs w:val="18"/>
              </w:rPr>
            </w:pPr>
            <w:r>
              <w:rPr>
                <w:rStyle w:val="normaltextrun"/>
                <w:rFonts w:ascii="Verdana" w:hAnsi="Verdana" w:cs="Segoe UI"/>
                <w:sz w:val="18"/>
                <w:szCs w:val="18"/>
              </w:rPr>
              <w:t>Referenti Gruppo tecnico</w:t>
            </w:r>
          </w:p>
        </w:tc>
        <w:tc>
          <w:tcPr>
            <w:tcW w:w="2517" w:type="dxa"/>
            <w:tcBorders>
              <w:top w:val="single" w:sz="4" w:space="0" w:color="A7AAB1"/>
              <w:left w:val="single" w:sz="4" w:space="0" w:color="A7AAB1"/>
              <w:bottom w:val="single" w:sz="4" w:space="0" w:color="A7AAB1"/>
              <w:right w:val="single" w:sz="4" w:space="0" w:color="A7AAB1"/>
            </w:tcBorders>
            <w:vAlign w:val="center"/>
            <w:hideMark/>
          </w:tcPr>
          <w:p w14:paraId="45C7E07F" w14:textId="343F4287" w:rsidR="007261A0" w:rsidRDefault="009E42C0">
            <w:pPr>
              <w:pStyle w:val="Normale-INAIL"/>
              <w:spacing w:after="120" w:line="240" w:lineRule="auto"/>
              <w:ind w:left="0"/>
              <w:jc w:val="left"/>
              <w:rPr>
                <w:rStyle w:val="eop"/>
              </w:rPr>
            </w:pPr>
            <w:r>
              <w:rPr>
                <w:rStyle w:val="normaltextrun"/>
                <w:rFonts w:ascii="Verdana" w:hAnsi="Verdana" w:cs="Segoe UI"/>
                <w:sz w:val="18"/>
                <w:szCs w:val="18"/>
              </w:rPr>
              <w:t>29</w:t>
            </w:r>
            <w:r w:rsidR="007261A0">
              <w:rPr>
                <w:rStyle w:val="normaltextrun"/>
                <w:rFonts w:ascii="Verdana" w:hAnsi="Verdana" w:cs="Segoe UI"/>
                <w:sz w:val="18"/>
                <w:szCs w:val="18"/>
              </w:rPr>
              <w:t>/0</w:t>
            </w:r>
            <w:r>
              <w:rPr>
                <w:rStyle w:val="normaltextrun"/>
                <w:rFonts w:ascii="Verdana" w:hAnsi="Verdana" w:cs="Segoe UI"/>
                <w:sz w:val="18"/>
                <w:szCs w:val="18"/>
              </w:rPr>
              <w:t>3</w:t>
            </w:r>
            <w:r w:rsidR="007261A0">
              <w:rPr>
                <w:rStyle w:val="normaltextrun"/>
                <w:rFonts w:ascii="Verdana" w:hAnsi="Verdana" w:cs="Segoe UI"/>
                <w:sz w:val="18"/>
                <w:szCs w:val="18"/>
              </w:rPr>
              <w:t>/2024</w:t>
            </w:r>
          </w:p>
        </w:tc>
        <w:bookmarkEnd w:id="34"/>
      </w:tr>
    </w:tbl>
    <w:p w14:paraId="60A93C6C" w14:textId="77777777" w:rsidR="004E380D" w:rsidRDefault="004E380D"/>
    <w:sectPr w:rsidR="004E380D" w:rsidSect="00B3766A">
      <w:headerReference w:type="default"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529E" w14:textId="77777777" w:rsidR="00063E97" w:rsidRDefault="00063E97" w:rsidP="0040129F">
      <w:pPr>
        <w:spacing w:after="0" w:line="240" w:lineRule="auto"/>
      </w:pPr>
      <w:r>
        <w:separator/>
      </w:r>
    </w:p>
  </w:endnote>
  <w:endnote w:type="continuationSeparator" w:id="0">
    <w:p w14:paraId="5C3D8E96" w14:textId="77777777" w:rsidR="00063E97" w:rsidRDefault="00063E97" w:rsidP="0040129F">
      <w:pPr>
        <w:spacing w:after="0" w:line="240" w:lineRule="auto"/>
      </w:pPr>
      <w:r>
        <w:continuationSeparator/>
      </w:r>
    </w:p>
  </w:endnote>
  <w:endnote w:type="continuationNotice" w:id="1">
    <w:p w14:paraId="065227E4" w14:textId="77777777" w:rsidR="00063E97" w:rsidRDefault="00063E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Franklin Gothic Book">
    <w:altName w:val="Calibri"/>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D8FAA" w14:textId="77777777" w:rsidR="00B7400F" w:rsidRPr="00B7400F" w:rsidRDefault="00B7400F">
    <w:pPr>
      <w:pStyle w:val="Footer"/>
      <w:jc w:val="right"/>
      <w:rPr>
        <w:color w:val="AEAAAA" w:themeColor="background2" w:themeShade="BF"/>
      </w:rPr>
    </w:pPr>
    <w:r w:rsidRPr="00B7400F">
      <w:rPr>
        <w:color w:val="AEAAAA" w:themeColor="background2" w:themeShade="BF"/>
      </w:rPr>
      <w:t xml:space="preserve">pag. </w:t>
    </w:r>
    <w:r w:rsidRPr="00B7400F">
      <w:rPr>
        <w:color w:val="AEAAAA" w:themeColor="background2" w:themeShade="BF"/>
      </w:rPr>
      <w:fldChar w:fldCharType="begin"/>
    </w:r>
    <w:r w:rsidRPr="00B7400F">
      <w:rPr>
        <w:color w:val="AEAAAA" w:themeColor="background2" w:themeShade="BF"/>
      </w:rPr>
      <w:instrText>PAGE  \* Arabic</w:instrText>
    </w:r>
    <w:r w:rsidRPr="00B7400F">
      <w:rPr>
        <w:color w:val="AEAAAA" w:themeColor="background2" w:themeShade="BF"/>
      </w:rPr>
      <w:fldChar w:fldCharType="separate"/>
    </w:r>
    <w:r w:rsidRPr="00B7400F">
      <w:rPr>
        <w:color w:val="AEAAAA" w:themeColor="background2" w:themeShade="BF"/>
      </w:rPr>
      <w:t>1</w:t>
    </w:r>
    <w:r w:rsidRPr="00B7400F">
      <w:rPr>
        <w:color w:val="AEAAAA" w:themeColor="background2" w:themeShade="BF"/>
      </w:rPr>
      <w:fldChar w:fldCharType="end"/>
    </w:r>
  </w:p>
  <w:p w14:paraId="25FEAC4A" w14:textId="77777777" w:rsidR="007E5F0D" w:rsidRDefault="007E5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95922" w14:textId="77777777" w:rsidR="00063E97" w:rsidRDefault="00063E97" w:rsidP="0040129F">
      <w:pPr>
        <w:spacing w:after="0" w:line="240" w:lineRule="auto"/>
      </w:pPr>
      <w:r>
        <w:separator/>
      </w:r>
    </w:p>
  </w:footnote>
  <w:footnote w:type="continuationSeparator" w:id="0">
    <w:p w14:paraId="582F0735" w14:textId="77777777" w:rsidR="00063E97" w:rsidRDefault="00063E97" w:rsidP="0040129F">
      <w:pPr>
        <w:spacing w:after="0" w:line="240" w:lineRule="auto"/>
      </w:pPr>
      <w:r>
        <w:continuationSeparator/>
      </w:r>
    </w:p>
  </w:footnote>
  <w:footnote w:type="continuationNotice" w:id="1">
    <w:p w14:paraId="38168E87" w14:textId="77777777" w:rsidR="00063E97" w:rsidRDefault="00063E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C9596" w14:textId="374109DE" w:rsidR="005A5B0C" w:rsidRPr="00B7400F" w:rsidRDefault="00000000">
    <w:pPr>
      <w:pStyle w:val="Header"/>
      <w:rPr>
        <w:color w:val="AEAAAA" w:themeColor="background2" w:themeShade="BF"/>
        <w:sz w:val="24"/>
        <w:szCs w:val="24"/>
      </w:rPr>
    </w:pPr>
    <w:sdt>
      <w:sdtPr>
        <w:rPr>
          <w:rFonts w:asciiTheme="majorHAnsi" w:eastAsiaTheme="majorEastAsia" w:hAnsiTheme="majorHAnsi" w:cstheme="majorBidi"/>
          <w:color w:val="AEAAAA" w:themeColor="background2" w:themeShade="BF"/>
          <w:sz w:val="24"/>
          <w:szCs w:val="24"/>
        </w:rPr>
        <w:alias w:val="Titolo"/>
        <w:id w:val="78404852"/>
        <w:placeholder>
          <w:docPart w:val="90DBC114EBF0449D87A03864EC8DC31C"/>
        </w:placeholder>
        <w:dataBinding w:prefixMappings="xmlns:ns0='http://schemas.openxmlformats.org/package/2006/metadata/core-properties' xmlns:ns1='http://purl.org/dc/elements/1.1/'" w:xpath="/ns0:coreProperties[1]/ns1:title[1]" w:storeItemID="{6C3C8BC8-F283-45AE-878A-BAB7291924A1}"/>
        <w:text/>
      </w:sdtPr>
      <w:sdtContent>
        <w:r w:rsidR="005A5B0C" w:rsidRPr="00B7400F">
          <w:rPr>
            <w:rFonts w:asciiTheme="majorHAnsi" w:eastAsiaTheme="majorEastAsia" w:hAnsiTheme="majorHAnsi" w:cstheme="majorBidi"/>
            <w:color w:val="AEAAAA" w:themeColor="background2" w:themeShade="BF"/>
            <w:sz w:val="24"/>
            <w:szCs w:val="24"/>
          </w:rPr>
          <w:t>Verbale di Riunione</w:t>
        </w:r>
      </w:sdtContent>
    </w:sdt>
    <w:r w:rsidR="005A5B0C" w:rsidRPr="00B7400F">
      <w:rPr>
        <w:rFonts w:asciiTheme="majorHAnsi" w:eastAsiaTheme="majorEastAsia" w:hAnsiTheme="majorHAnsi" w:cstheme="majorBidi"/>
        <w:color w:val="AEAAAA" w:themeColor="background2" w:themeShade="BF"/>
        <w:sz w:val="24"/>
        <w:szCs w:val="24"/>
      </w:rPr>
      <w:ptab w:relativeTo="margin" w:alignment="right" w:leader="none"/>
    </w:r>
    <w:sdt>
      <w:sdtPr>
        <w:rPr>
          <w:rFonts w:asciiTheme="majorHAnsi" w:eastAsiaTheme="majorEastAsia" w:hAnsiTheme="majorHAnsi" w:cstheme="majorBidi"/>
          <w:color w:val="AEAAAA" w:themeColor="background2" w:themeShade="BF"/>
          <w:sz w:val="24"/>
          <w:szCs w:val="24"/>
        </w:rPr>
        <w:alias w:val="Data"/>
        <w:id w:val="78404859"/>
        <w:placeholder>
          <w:docPart w:val="2673650588A54E4AA40BC9A9CACD3B3B"/>
        </w:placeholder>
        <w:dataBinding w:prefixMappings="xmlns:ns0='http://schemas.microsoft.com/office/2006/coverPageProps'" w:xpath="/ns0:CoverPageProperties[1]/ns0:PublishDate[1]" w:storeItemID="{55AF091B-3C7A-41E3-B477-F2FDAA23CFDA}"/>
        <w:date w:fullDate="2024-03-21T00:00:00Z">
          <w:dateFormat w:val="d MMMM yyyy"/>
          <w:lid w:val="it-IT"/>
          <w:storeMappedDataAs w:val="dateTime"/>
          <w:calendar w:val="gregorian"/>
        </w:date>
      </w:sdtPr>
      <w:sdtContent>
        <w:r w:rsidR="00D41DA0">
          <w:rPr>
            <w:rFonts w:asciiTheme="majorHAnsi" w:eastAsiaTheme="majorEastAsia" w:hAnsiTheme="majorHAnsi" w:cstheme="majorBidi"/>
            <w:color w:val="AEAAAA" w:themeColor="background2" w:themeShade="BF"/>
            <w:sz w:val="24"/>
            <w:szCs w:val="24"/>
          </w:rPr>
          <w:t>21 marzo 2024</w:t>
        </w:r>
      </w:sdtContent>
    </w:sdt>
  </w:p>
  <w:p w14:paraId="53798BE0" w14:textId="7457930B" w:rsidR="0040129F" w:rsidRDefault="0040129F" w:rsidP="0040129F">
    <w:pPr>
      <w:pStyle w:val="Header"/>
      <w:jc w:val="right"/>
    </w:pPr>
  </w:p>
</w:hdr>
</file>

<file path=word/intelligence2.xml><?xml version="1.0" encoding="utf-8"?>
<int2:intelligence xmlns:int2="http://schemas.microsoft.com/office/intelligence/2020/intelligence" xmlns:oel="http://schemas.microsoft.com/office/2019/extlst">
  <int2:observations>
    <int2:textHash int2:hashCode="Zsan3UTohB9AnM" int2:id="57S3rq8T">
      <int2:state int2:value="Rejected" int2:type="AugLoop_Text_Critique"/>
    </int2:textHash>
    <int2:textHash int2:hashCode="IR9FHo1pZYgT4v" int2:id="7MGOF57a">
      <int2:state int2:value="Rejected" int2:type="AugLoop_Text_Critique"/>
    </int2:textHash>
    <int2:textHash int2:hashCode="ENc15YHx4lBc1p" int2:id="A96XtrZU">
      <int2:state int2:value="Rejected" int2:type="AugLoop_Text_Critique"/>
    </int2:textHash>
    <int2:textHash int2:hashCode="V5IzssR5JBUjy6" int2:id="D1CcjZzz">
      <int2:state int2:value="Rejected" int2:type="AugLoop_Text_Critique"/>
    </int2:textHash>
    <int2:textHash int2:hashCode="IeJ22SkP6KWI0Z" int2:id="FB7Bv9aG">
      <int2:state int2:value="Rejected" int2:type="AugLoop_Text_Critique"/>
    </int2:textHash>
    <int2:textHash int2:hashCode="MKKKXT957uHtD0" int2:id="JsRyvIKs">
      <int2:state int2:value="Rejected" int2:type="AugLoop_Text_Critique"/>
    </int2:textHash>
    <int2:textHash int2:hashCode="iQxUDtGKDLjmbe" int2:id="JvIpvHm0">
      <int2:state int2:value="Rejected" int2:type="AugLoop_Text_Critique"/>
    </int2:textHash>
    <int2:textHash int2:hashCode="By0Ivv1VFPY9Oi" int2:id="OaDRnlFx">
      <int2:state int2:value="Rejected" int2:type="AugLoop_Text_Critique"/>
    </int2:textHash>
    <int2:textHash int2:hashCode="zI9tpBWbUjUsZb" int2:id="PeMiJpy7">
      <int2:state int2:value="Rejected" int2:type="AugLoop_Text_Critique"/>
    </int2:textHash>
    <int2:textHash int2:hashCode="YxsI6hI1vWXeeN" int2:id="Rw3iRWLD">
      <int2:state int2:value="Rejected" int2:type="AugLoop_Text_Critique"/>
    </int2:textHash>
    <int2:textHash int2:hashCode="Cia0e5aL7aXMjU" int2:id="S7gAkNEE">
      <int2:state int2:value="Rejected" int2:type="AugLoop_Text_Critique"/>
    </int2:textHash>
    <int2:textHash int2:hashCode="K4sFfAoLGIsoDC" int2:id="T1gIic1N">
      <int2:state int2:value="Rejected" int2:type="AugLoop_Text_Critique"/>
    </int2:textHash>
    <int2:textHash int2:hashCode="dxnquy0jKfBWJ2" int2:id="aF3B3w89">
      <int2:state int2:value="Rejected" int2:type="AugLoop_Text_Critique"/>
    </int2:textHash>
    <int2:textHash int2:hashCode="AIGcDlT5xP4AKq" int2:id="ddd0ecES">
      <int2:state int2:value="Rejected" int2:type="AugLoop_Text_Critique"/>
    </int2:textHash>
    <int2:textHash int2:hashCode="fUTDPPmoKrm9Uw" int2:id="gKgBVGJQ">
      <int2:state int2:value="Rejected" int2:type="AugLoop_Text_Critique"/>
    </int2:textHash>
    <int2:textHash int2:hashCode="RvGgvVWSovkkTK" int2:id="iDfzvc1A">
      <int2:state int2:value="Rejected" int2:type="AugLoop_Text_Critique"/>
    </int2:textHash>
    <int2:textHash int2:hashCode="bRgJFzKcPvLdmH" int2:id="kwmVM6eX">
      <int2:state int2:value="Rejected" int2:type="AugLoop_Text_Critique"/>
    </int2:textHash>
    <int2:textHash int2:hashCode="WI7rJwGCoPxksv" int2:id="mOSq1iig">
      <int2:state int2:value="Rejected" int2:type="AugLoop_Text_Critique"/>
    </int2:textHash>
    <int2:textHash int2:hashCode="WNG7zil948MEqf" int2:id="nwjhhhGs">
      <int2:state int2:value="Rejected" int2:type="AugLoop_Text_Critique"/>
    </int2:textHash>
    <int2:textHash int2:hashCode="sot69pMgIB0c8g" int2:id="pSvodNqL">
      <int2:state int2:value="Rejected" int2:type="AugLoop_Text_Critique"/>
    </int2:textHash>
    <int2:textHash int2:hashCode="oRQe1js6Ty7Pe8" int2:id="q2jnxiSj">
      <int2:state int2:value="Rejected" int2:type="AugLoop_Text_Critique"/>
    </int2:textHash>
    <int2:textHash int2:hashCode="ju2/w2dNg3tLVc" int2:id="wTdVRqv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22B2E"/>
    <w:multiLevelType w:val="hybridMultilevel"/>
    <w:tmpl w:val="782222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24A575CC"/>
    <w:multiLevelType w:val="hybridMultilevel"/>
    <w:tmpl w:val="1CCE8900"/>
    <w:lvl w:ilvl="0" w:tplc="04100001">
      <w:start w:val="1"/>
      <w:numFmt w:val="bullet"/>
      <w:lvlText w:val=""/>
      <w:lvlJc w:val="left"/>
      <w:pPr>
        <w:ind w:left="720" w:hanging="360"/>
      </w:pPr>
      <w:rPr>
        <w:rFonts w:ascii="Symbol" w:hAnsi="Symbol"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F1B0EF6"/>
    <w:multiLevelType w:val="hybridMultilevel"/>
    <w:tmpl w:val="3B6870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1866206978">
    <w:abstractNumId w:val="0"/>
  </w:num>
  <w:num w:numId="2" w16cid:durableId="1267617807">
    <w:abstractNumId w:val="2"/>
  </w:num>
  <w:num w:numId="3" w16cid:durableId="852650837">
    <w:abstractNumId w:val="1"/>
  </w:num>
  <w:num w:numId="4" w16cid:durableId="1482959411">
    <w:abstractNumId w:val="2"/>
  </w:num>
  <w:num w:numId="5" w16cid:durableId="225532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9F"/>
    <w:rsid w:val="00002EF1"/>
    <w:rsid w:val="000058D3"/>
    <w:rsid w:val="00006856"/>
    <w:rsid w:val="00006B1A"/>
    <w:rsid w:val="00007C91"/>
    <w:rsid w:val="00013371"/>
    <w:rsid w:val="00014333"/>
    <w:rsid w:val="0001F632"/>
    <w:rsid w:val="0002094D"/>
    <w:rsid w:val="00021B7A"/>
    <w:rsid w:val="000257E5"/>
    <w:rsid w:val="000307D7"/>
    <w:rsid w:val="000310E3"/>
    <w:rsid w:val="00031881"/>
    <w:rsid w:val="00032F31"/>
    <w:rsid w:val="00033079"/>
    <w:rsid w:val="00034576"/>
    <w:rsid w:val="0003515B"/>
    <w:rsid w:val="00037949"/>
    <w:rsid w:val="000407CE"/>
    <w:rsid w:val="00041B27"/>
    <w:rsid w:val="000436A6"/>
    <w:rsid w:val="0005295A"/>
    <w:rsid w:val="00061935"/>
    <w:rsid w:val="00063E97"/>
    <w:rsid w:val="000678C0"/>
    <w:rsid w:val="00073340"/>
    <w:rsid w:val="00073F9B"/>
    <w:rsid w:val="00075F1A"/>
    <w:rsid w:val="00076E64"/>
    <w:rsid w:val="00081C5A"/>
    <w:rsid w:val="00086D8F"/>
    <w:rsid w:val="00087B80"/>
    <w:rsid w:val="000A0261"/>
    <w:rsid w:val="000A3C2B"/>
    <w:rsid w:val="000A48C3"/>
    <w:rsid w:val="000A6C80"/>
    <w:rsid w:val="000B38A4"/>
    <w:rsid w:val="000B3FF2"/>
    <w:rsid w:val="000B529A"/>
    <w:rsid w:val="000B718C"/>
    <w:rsid w:val="000B77C4"/>
    <w:rsid w:val="000C012F"/>
    <w:rsid w:val="000C33BE"/>
    <w:rsid w:val="000C3A19"/>
    <w:rsid w:val="000C5AC8"/>
    <w:rsid w:val="000C78DC"/>
    <w:rsid w:val="000C7D52"/>
    <w:rsid w:val="000D3058"/>
    <w:rsid w:val="000D359E"/>
    <w:rsid w:val="000D5F19"/>
    <w:rsid w:val="000D64EB"/>
    <w:rsid w:val="000E3F58"/>
    <w:rsid w:val="000E7C91"/>
    <w:rsid w:val="000F48AB"/>
    <w:rsid w:val="000F5FC9"/>
    <w:rsid w:val="000F7A7A"/>
    <w:rsid w:val="00101C30"/>
    <w:rsid w:val="00101E0C"/>
    <w:rsid w:val="00102CCC"/>
    <w:rsid w:val="00107BFC"/>
    <w:rsid w:val="00110FA9"/>
    <w:rsid w:val="001114A1"/>
    <w:rsid w:val="00111D4D"/>
    <w:rsid w:val="0011705B"/>
    <w:rsid w:val="00117402"/>
    <w:rsid w:val="00120E3E"/>
    <w:rsid w:val="00121701"/>
    <w:rsid w:val="00122B6C"/>
    <w:rsid w:val="00133191"/>
    <w:rsid w:val="001344D5"/>
    <w:rsid w:val="0013479E"/>
    <w:rsid w:val="00151883"/>
    <w:rsid w:val="00151B51"/>
    <w:rsid w:val="001549DF"/>
    <w:rsid w:val="00157354"/>
    <w:rsid w:val="001579B0"/>
    <w:rsid w:val="00161C69"/>
    <w:rsid w:val="001633C5"/>
    <w:rsid w:val="001654F1"/>
    <w:rsid w:val="001746AF"/>
    <w:rsid w:val="00182FEE"/>
    <w:rsid w:val="001875FD"/>
    <w:rsid w:val="00191759"/>
    <w:rsid w:val="00191CBD"/>
    <w:rsid w:val="00192347"/>
    <w:rsid w:val="001927AA"/>
    <w:rsid w:val="00193637"/>
    <w:rsid w:val="00195E26"/>
    <w:rsid w:val="001974A5"/>
    <w:rsid w:val="00197FA6"/>
    <w:rsid w:val="001A243E"/>
    <w:rsid w:val="001A3198"/>
    <w:rsid w:val="001A6166"/>
    <w:rsid w:val="001B13C4"/>
    <w:rsid w:val="001B159D"/>
    <w:rsid w:val="001B6644"/>
    <w:rsid w:val="001C192B"/>
    <w:rsid w:val="001C2576"/>
    <w:rsid w:val="001C3298"/>
    <w:rsid w:val="001C4FA4"/>
    <w:rsid w:val="001C5584"/>
    <w:rsid w:val="001D12A5"/>
    <w:rsid w:val="001D239A"/>
    <w:rsid w:val="001D4D43"/>
    <w:rsid w:val="001E2BB4"/>
    <w:rsid w:val="001E52E8"/>
    <w:rsid w:val="001E5A25"/>
    <w:rsid w:val="001F20A7"/>
    <w:rsid w:val="00200BC2"/>
    <w:rsid w:val="00200E7E"/>
    <w:rsid w:val="00202B8B"/>
    <w:rsid w:val="00204A99"/>
    <w:rsid w:val="002120C4"/>
    <w:rsid w:val="00212A5E"/>
    <w:rsid w:val="00213323"/>
    <w:rsid w:val="002136F6"/>
    <w:rsid w:val="00215A8F"/>
    <w:rsid w:val="002226B1"/>
    <w:rsid w:val="002227D3"/>
    <w:rsid w:val="00224AA6"/>
    <w:rsid w:val="00227CED"/>
    <w:rsid w:val="00227E4F"/>
    <w:rsid w:val="0023014A"/>
    <w:rsid w:val="002309AD"/>
    <w:rsid w:val="00230ECB"/>
    <w:rsid w:val="00236739"/>
    <w:rsid w:val="00236AEF"/>
    <w:rsid w:val="002425E0"/>
    <w:rsid w:val="002443AB"/>
    <w:rsid w:val="00246C6A"/>
    <w:rsid w:val="00250BED"/>
    <w:rsid w:val="00253CF2"/>
    <w:rsid w:val="0026021C"/>
    <w:rsid w:val="00262166"/>
    <w:rsid w:val="0026427F"/>
    <w:rsid w:val="00271962"/>
    <w:rsid w:val="0027283D"/>
    <w:rsid w:val="00275823"/>
    <w:rsid w:val="00286B01"/>
    <w:rsid w:val="00295284"/>
    <w:rsid w:val="002952CE"/>
    <w:rsid w:val="002972B0"/>
    <w:rsid w:val="002979AD"/>
    <w:rsid w:val="002A0645"/>
    <w:rsid w:val="002A1BEC"/>
    <w:rsid w:val="002A5E04"/>
    <w:rsid w:val="002A68CD"/>
    <w:rsid w:val="002B03BE"/>
    <w:rsid w:val="002B2BED"/>
    <w:rsid w:val="002B455C"/>
    <w:rsid w:val="002B53BF"/>
    <w:rsid w:val="002C109D"/>
    <w:rsid w:val="002C2538"/>
    <w:rsid w:val="002C3482"/>
    <w:rsid w:val="002C375F"/>
    <w:rsid w:val="002C3CFB"/>
    <w:rsid w:val="002C7655"/>
    <w:rsid w:val="002D13BB"/>
    <w:rsid w:val="002D4802"/>
    <w:rsid w:val="002D7048"/>
    <w:rsid w:val="002E31D4"/>
    <w:rsid w:val="002E323D"/>
    <w:rsid w:val="002E3F5A"/>
    <w:rsid w:val="002F4C24"/>
    <w:rsid w:val="00301555"/>
    <w:rsid w:val="003115EF"/>
    <w:rsid w:val="00312436"/>
    <w:rsid w:val="003139C4"/>
    <w:rsid w:val="00320297"/>
    <w:rsid w:val="003244A9"/>
    <w:rsid w:val="0033069E"/>
    <w:rsid w:val="003337C7"/>
    <w:rsid w:val="00334034"/>
    <w:rsid w:val="0033679C"/>
    <w:rsid w:val="00337AEF"/>
    <w:rsid w:val="00337E8D"/>
    <w:rsid w:val="00340335"/>
    <w:rsid w:val="00342217"/>
    <w:rsid w:val="00343A8C"/>
    <w:rsid w:val="00343DB1"/>
    <w:rsid w:val="00346524"/>
    <w:rsid w:val="00346971"/>
    <w:rsid w:val="003478CE"/>
    <w:rsid w:val="0035011B"/>
    <w:rsid w:val="00351E4E"/>
    <w:rsid w:val="003542D7"/>
    <w:rsid w:val="00354711"/>
    <w:rsid w:val="00356714"/>
    <w:rsid w:val="00360A55"/>
    <w:rsid w:val="00360F8F"/>
    <w:rsid w:val="00361366"/>
    <w:rsid w:val="0036641D"/>
    <w:rsid w:val="003709F5"/>
    <w:rsid w:val="00374C98"/>
    <w:rsid w:val="00376499"/>
    <w:rsid w:val="00381F94"/>
    <w:rsid w:val="00382788"/>
    <w:rsid w:val="00384ABF"/>
    <w:rsid w:val="00384B26"/>
    <w:rsid w:val="00384B9F"/>
    <w:rsid w:val="003872F6"/>
    <w:rsid w:val="0039032A"/>
    <w:rsid w:val="00390DFC"/>
    <w:rsid w:val="003930DD"/>
    <w:rsid w:val="00394396"/>
    <w:rsid w:val="0039579D"/>
    <w:rsid w:val="003966E5"/>
    <w:rsid w:val="0039794D"/>
    <w:rsid w:val="003B2099"/>
    <w:rsid w:val="003B34A5"/>
    <w:rsid w:val="003B59DB"/>
    <w:rsid w:val="003B6995"/>
    <w:rsid w:val="003C12B8"/>
    <w:rsid w:val="003C41DF"/>
    <w:rsid w:val="003C648B"/>
    <w:rsid w:val="003D03C1"/>
    <w:rsid w:val="003D1BB1"/>
    <w:rsid w:val="003D2828"/>
    <w:rsid w:val="003E3335"/>
    <w:rsid w:val="003E39A0"/>
    <w:rsid w:val="003E40D9"/>
    <w:rsid w:val="003F06A9"/>
    <w:rsid w:val="003F4FB4"/>
    <w:rsid w:val="003F66C6"/>
    <w:rsid w:val="0040129F"/>
    <w:rsid w:val="00402911"/>
    <w:rsid w:val="00403856"/>
    <w:rsid w:val="00403E13"/>
    <w:rsid w:val="00406455"/>
    <w:rsid w:val="004070AE"/>
    <w:rsid w:val="00414FD4"/>
    <w:rsid w:val="00415B22"/>
    <w:rsid w:val="0042068F"/>
    <w:rsid w:val="00420D97"/>
    <w:rsid w:val="00424931"/>
    <w:rsid w:val="00426C9F"/>
    <w:rsid w:val="00426E26"/>
    <w:rsid w:val="00430E65"/>
    <w:rsid w:val="00431F20"/>
    <w:rsid w:val="00440436"/>
    <w:rsid w:val="00442CD8"/>
    <w:rsid w:val="0044332A"/>
    <w:rsid w:val="00443CA9"/>
    <w:rsid w:val="00444B0A"/>
    <w:rsid w:val="00453CAC"/>
    <w:rsid w:val="0046044A"/>
    <w:rsid w:val="004613C6"/>
    <w:rsid w:val="0046311A"/>
    <w:rsid w:val="00464326"/>
    <w:rsid w:val="00467EF3"/>
    <w:rsid w:val="004758B6"/>
    <w:rsid w:val="00477861"/>
    <w:rsid w:val="004818F6"/>
    <w:rsid w:val="00481C60"/>
    <w:rsid w:val="0048226D"/>
    <w:rsid w:val="00484ED4"/>
    <w:rsid w:val="00495584"/>
    <w:rsid w:val="004958E1"/>
    <w:rsid w:val="00496A2D"/>
    <w:rsid w:val="004A343E"/>
    <w:rsid w:val="004A5498"/>
    <w:rsid w:val="004A5DBA"/>
    <w:rsid w:val="004C177E"/>
    <w:rsid w:val="004C5786"/>
    <w:rsid w:val="004C5AA7"/>
    <w:rsid w:val="004C5DE2"/>
    <w:rsid w:val="004C629F"/>
    <w:rsid w:val="004C6B01"/>
    <w:rsid w:val="004D3A2C"/>
    <w:rsid w:val="004D50F3"/>
    <w:rsid w:val="004D7B80"/>
    <w:rsid w:val="004E380D"/>
    <w:rsid w:val="004E71D0"/>
    <w:rsid w:val="004F354A"/>
    <w:rsid w:val="005019D6"/>
    <w:rsid w:val="00503481"/>
    <w:rsid w:val="005034BB"/>
    <w:rsid w:val="00507693"/>
    <w:rsid w:val="0051096F"/>
    <w:rsid w:val="00511055"/>
    <w:rsid w:val="005121F7"/>
    <w:rsid w:val="005157CC"/>
    <w:rsid w:val="00517353"/>
    <w:rsid w:val="005179BD"/>
    <w:rsid w:val="005213D5"/>
    <w:rsid w:val="0052297A"/>
    <w:rsid w:val="00523913"/>
    <w:rsid w:val="00527AE7"/>
    <w:rsid w:val="005312EF"/>
    <w:rsid w:val="00533D2B"/>
    <w:rsid w:val="00536F40"/>
    <w:rsid w:val="00537080"/>
    <w:rsid w:val="00537488"/>
    <w:rsid w:val="005407A9"/>
    <w:rsid w:val="00540C64"/>
    <w:rsid w:val="00542256"/>
    <w:rsid w:val="00543BB4"/>
    <w:rsid w:val="0054704F"/>
    <w:rsid w:val="005532E6"/>
    <w:rsid w:val="0055447A"/>
    <w:rsid w:val="005554D2"/>
    <w:rsid w:val="00560979"/>
    <w:rsid w:val="00574DD7"/>
    <w:rsid w:val="005809A3"/>
    <w:rsid w:val="00581B82"/>
    <w:rsid w:val="0058405D"/>
    <w:rsid w:val="0058496E"/>
    <w:rsid w:val="005849F0"/>
    <w:rsid w:val="00585EF1"/>
    <w:rsid w:val="00590A87"/>
    <w:rsid w:val="0059112D"/>
    <w:rsid w:val="005A0D2F"/>
    <w:rsid w:val="005A1B26"/>
    <w:rsid w:val="005A4E65"/>
    <w:rsid w:val="005A5B0C"/>
    <w:rsid w:val="005A5B48"/>
    <w:rsid w:val="005A78D8"/>
    <w:rsid w:val="005A7F06"/>
    <w:rsid w:val="005B3A76"/>
    <w:rsid w:val="005B3BC1"/>
    <w:rsid w:val="005B76D6"/>
    <w:rsid w:val="005C0A8F"/>
    <w:rsid w:val="005D1C9F"/>
    <w:rsid w:val="005D3CB8"/>
    <w:rsid w:val="005D6C27"/>
    <w:rsid w:val="005D6D5B"/>
    <w:rsid w:val="005E15F9"/>
    <w:rsid w:val="005E1B39"/>
    <w:rsid w:val="005E5286"/>
    <w:rsid w:val="005F34CF"/>
    <w:rsid w:val="005F53F5"/>
    <w:rsid w:val="005F689D"/>
    <w:rsid w:val="005F75EE"/>
    <w:rsid w:val="005F7B01"/>
    <w:rsid w:val="006036E9"/>
    <w:rsid w:val="00604798"/>
    <w:rsid w:val="00610726"/>
    <w:rsid w:val="006120AD"/>
    <w:rsid w:val="00615B5F"/>
    <w:rsid w:val="00623AD7"/>
    <w:rsid w:val="00630AAE"/>
    <w:rsid w:val="006313CC"/>
    <w:rsid w:val="00633960"/>
    <w:rsid w:val="00635981"/>
    <w:rsid w:val="006378FC"/>
    <w:rsid w:val="00640166"/>
    <w:rsid w:val="00641933"/>
    <w:rsid w:val="0064338C"/>
    <w:rsid w:val="00644E4E"/>
    <w:rsid w:val="006465CE"/>
    <w:rsid w:val="00646C6A"/>
    <w:rsid w:val="006478D6"/>
    <w:rsid w:val="00651048"/>
    <w:rsid w:val="00651775"/>
    <w:rsid w:val="0065215B"/>
    <w:rsid w:val="00652280"/>
    <w:rsid w:val="00654C92"/>
    <w:rsid w:val="00655EAF"/>
    <w:rsid w:val="00656F41"/>
    <w:rsid w:val="00661A33"/>
    <w:rsid w:val="00661E52"/>
    <w:rsid w:val="006630F3"/>
    <w:rsid w:val="00663436"/>
    <w:rsid w:val="00663D6E"/>
    <w:rsid w:val="00663D98"/>
    <w:rsid w:val="00664409"/>
    <w:rsid w:val="00664AB5"/>
    <w:rsid w:val="00666352"/>
    <w:rsid w:val="006713D9"/>
    <w:rsid w:val="00671E6D"/>
    <w:rsid w:val="00675EBD"/>
    <w:rsid w:val="006873BE"/>
    <w:rsid w:val="0069219E"/>
    <w:rsid w:val="006933B3"/>
    <w:rsid w:val="00694377"/>
    <w:rsid w:val="006A01A7"/>
    <w:rsid w:val="006A7CC9"/>
    <w:rsid w:val="006B3560"/>
    <w:rsid w:val="006C412F"/>
    <w:rsid w:val="006C5360"/>
    <w:rsid w:val="006C5EC5"/>
    <w:rsid w:val="006C6010"/>
    <w:rsid w:val="006C7A42"/>
    <w:rsid w:val="006D086E"/>
    <w:rsid w:val="006D1356"/>
    <w:rsid w:val="006D1C69"/>
    <w:rsid w:val="006D2F78"/>
    <w:rsid w:val="006D596E"/>
    <w:rsid w:val="006D696E"/>
    <w:rsid w:val="006D7372"/>
    <w:rsid w:val="006F1495"/>
    <w:rsid w:val="006F2E2A"/>
    <w:rsid w:val="006F37D1"/>
    <w:rsid w:val="006F4943"/>
    <w:rsid w:val="006F4F7B"/>
    <w:rsid w:val="006F509F"/>
    <w:rsid w:val="006F64B7"/>
    <w:rsid w:val="006FFF5F"/>
    <w:rsid w:val="00702983"/>
    <w:rsid w:val="0070345B"/>
    <w:rsid w:val="00703F6A"/>
    <w:rsid w:val="00706BD2"/>
    <w:rsid w:val="007077BE"/>
    <w:rsid w:val="0071027A"/>
    <w:rsid w:val="00711C75"/>
    <w:rsid w:val="00712853"/>
    <w:rsid w:val="007132B0"/>
    <w:rsid w:val="00715450"/>
    <w:rsid w:val="00715D00"/>
    <w:rsid w:val="0071711F"/>
    <w:rsid w:val="00720594"/>
    <w:rsid w:val="007220D4"/>
    <w:rsid w:val="007238B3"/>
    <w:rsid w:val="00723CF2"/>
    <w:rsid w:val="00724931"/>
    <w:rsid w:val="007261A0"/>
    <w:rsid w:val="007262AC"/>
    <w:rsid w:val="007268B8"/>
    <w:rsid w:val="00727775"/>
    <w:rsid w:val="00730065"/>
    <w:rsid w:val="00732D2C"/>
    <w:rsid w:val="00740EB8"/>
    <w:rsid w:val="00742B10"/>
    <w:rsid w:val="00745944"/>
    <w:rsid w:val="00750A89"/>
    <w:rsid w:val="0075371F"/>
    <w:rsid w:val="00757C84"/>
    <w:rsid w:val="00760815"/>
    <w:rsid w:val="00760BA2"/>
    <w:rsid w:val="00766EB5"/>
    <w:rsid w:val="007679B5"/>
    <w:rsid w:val="00771783"/>
    <w:rsid w:val="00773277"/>
    <w:rsid w:val="00775ACB"/>
    <w:rsid w:val="007800BD"/>
    <w:rsid w:val="007814FA"/>
    <w:rsid w:val="00781628"/>
    <w:rsid w:val="00784D54"/>
    <w:rsid w:val="0078620A"/>
    <w:rsid w:val="00787C26"/>
    <w:rsid w:val="00790A37"/>
    <w:rsid w:val="00790B70"/>
    <w:rsid w:val="00790E2B"/>
    <w:rsid w:val="007A0635"/>
    <w:rsid w:val="007A2745"/>
    <w:rsid w:val="007A30EE"/>
    <w:rsid w:val="007A3BFA"/>
    <w:rsid w:val="007A59F2"/>
    <w:rsid w:val="007B0534"/>
    <w:rsid w:val="007B1563"/>
    <w:rsid w:val="007B75CD"/>
    <w:rsid w:val="007C02BE"/>
    <w:rsid w:val="007C1523"/>
    <w:rsid w:val="007C4EFC"/>
    <w:rsid w:val="007C6444"/>
    <w:rsid w:val="007C7C1F"/>
    <w:rsid w:val="007D1472"/>
    <w:rsid w:val="007D5267"/>
    <w:rsid w:val="007D5CEE"/>
    <w:rsid w:val="007D6B03"/>
    <w:rsid w:val="007E0438"/>
    <w:rsid w:val="007E1078"/>
    <w:rsid w:val="007E4808"/>
    <w:rsid w:val="007E49D9"/>
    <w:rsid w:val="007E4D25"/>
    <w:rsid w:val="007E5AA8"/>
    <w:rsid w:val="007E5F0D"/>
    <w:rsid w:val="007F17A8"/>
    <w:rsid w:val="007F1ADA"/>
    <w:rsid w:val="007F3BD7"/>
    <w:rsid w:val="007F66EE"/>
    <w:rsid w:val="007F683E"/>
    <w:rsid w:val="008019E9"/>
    <w:rsid w:val="008037F8"/>
    <w:rsid w:val="0081051F"/>
    <w:rsid w:val="00811CAF"/>
    <w:rsid w:val="008151F4"/>
    <w:rsid w:val="008171ED"/>
    <w:rsid w:val="00817BD5"/>
    <w:rsid w:val="00823108"/>
    <w:rsid w:val="0082492D"/>
    <w:rsid w:val="00825771"/>
    <w:rsid w:val="00826D66"/>
    <w:rsid w:val="008329DB"/>
    <w:rsid w:val="00840BEE"/>
    <w:rsid w:val="00841405"/>
    <w:rsid w:val="0084197E"/>
    <w:rsid w:val="00842217"/>
    <w:rsid w:val="00844EA2"/>
    <w:rsid w:val="00845E03"/>
    <w:rsid w:val="00852D3F"/>
    <w:rsid w:val="0086140A"/>
    <w:rsid w:val="00861AE6"/>
    <w:rsid w:val="00861FF1"/>
    <w:rsid w:val="00862CFE"/>
    <w:rsid w:val="008633BF"/>
    <w:rsid w:val="008642C3"/>
    <w:rsid w:val="00864EC5"/>
    <w:rsid w:val="00866CBB"/>
    <w:rsid w:val="008715F0"/>
    <w:rsid w:val="00874EA8"/>
    <w:rsid w:val="00876F64"/>
    <w:rsid w:val="00876FE7"/>
    <w:rsid w:val="008771A8"/>
    <w:rsid w:val="00883632"/>
    <w:rsid w:val="00885587"/>
    <w:rsid w:val="00885B1D"/>
    <w:rsid w:val="0089060B"/>
    <w:rsid w:val="00894406"/>
    <w:rsid w:val="00894B01"/>
    <w:rsid w:val="00894D86"/>
    <w:rsid w:val="008951EE"/>
    <w:rsid w:val="008964ED"/>
    <w:rsid w:val="00897B23"/>
    <w:rsid w:val="008A0537"/>
    <w:rsid w:val="008A324A"/>
    <w:rsid w:val="008B566F"/>
    <w:rsid w:val="008C0AAD"/>
    <w:rsid w:val="008C3253"/>
    <w:rsid w:val="008C5ABB"/>
    <w:rsid w:val="008C7D6C"/>
    <w:rsid w:val="008D25C8"/>
    <w:rsid w:val="008D3053"/>
    <w:rsid w:val="008D4E14"/>
    <w:rsid w:val="008E41F8"/>
    <w:rsid w:val="008E4DEF"/>
    <w:rsid w:val="008E4E73"/>
    <w:rsid w:val="008E7213"/>
    <w:rsid w:val="008F2512"/>
    <w:rsid w:val="008F78D7"/>
    <w:rsid w:val="009007C8"/>
    <w:rsid w:val="00900A1B"/>
    <w:rsid w:val="00902E42"/>
    <w:rsid w:val="00903173"/>
    <w:rsid w:val="0090374E"/>
    <w:rsid w:val="00906097"/>
    <w:rsid w:val="009062D0"/>
    <w:rsid w:val="00912116"/>
    <w:rsid w:val="00912640"/>
    <w:rsid w:val="00920E6B"/>
    <w:rsid w:val="00921E41"/>
    <w:rsid w:val="00923CFC"/>
    <w:rsid w:val="00925870"/>
    <w:rsid w:val="00925E82"/>
    <w:rsid w:val="00931AB7"/>
    <w:rsid w:val="009328A8"/>
    <w:rsid w:val="0093523A"/>
    <w:rsid w:val="00935702"/>
    <w:rsid w:val="00941350"/>
    <w:rsid w:val="00941473"/>
    <w:rsid w:val="009420B6"/>
    <w:rsid w:val="00942EFD"/>
    <w:rsid w:val="00951387"/>
    <w:rsid w:val="00951C86"/>
    <w:rsid w:val="009533F9"/>
    <w:rsid w:val="00954620"/>
    <w:rsid w:val="00954D19"/>
    <w:rsid w:val="0095626E"/>
    <w:rsid w:val="009562D1"/>
    <w:rsid w:val="00962E51"/>
    <w:rsid w:val="00963974"/>
    <w:rsid w:val="00966394"/>
    <w:rsid w:val="00967C9A"/>
    <w:rsid w:val="009703A6"/>
    <w:rsid w:val="0097160B"/>
    <w:rsid w:val="00972C18"/>
    <w:rsid w:val="009737B4"/>
    <w:rsid w:val="0097425E"/>
    <w:rsid w:val="009807E7"/>
    <w:rsid w:val="00981142"/>
    <w:rsid w:val="00982A6D"/>
    <w:rsid w:val="00983127"/>
    <w:rsid w:val="00986DA9"/>
    <w:rsid w:val="0099244B"/>
    <w:rsid w:val="00997769"/>
    <w:rsid w:val="009A34A1"/>
    <w:rsid w:val="009B0F95"/>
    <w:rsid w:val="009B2ADA"/>
    <w:rsid w:val="009B48F9"/>
    <w:rsid w:val="009B53DC"/>
    <w:rsid w:val="009B7F0C"/>
    <w:rsid w:val="009C2351"/>
    <w:rsid w:val="009C690D"/>
    <w:rsid w:val="009C73CC"/>
    <w:rsid w:val="009D2E59"/>
    <w:rsid w:val="009D5BF2"/>
    <w:rsid w:val="009E06F0"/>
    <w:rsid w:val="009E42C0"/>
    <w:rsid w:val="009E5C0D"/>
    <w:rsid w:val="009E77FA"/>
    <w:rsid w:val="009F4C1F"/>
    <w:rsid w:val="009F5339"/>
    <w:rsid w:val="009F6351"/>
    <w:rsid w:val="009F693D"/>
    <w:rsid w:val="00A030BA"/>
    <w:rsid w:val="00A0599A"/>
    <w:rsid w:val="00A12631"/>
    <w:rsid w:val="00A1334E"/>
    <w:rsid w:val="00A134B7"/>
    <w:rsid w:val="00A15673"/>
    <w:rsid w:val="00A2270C"/>
    <w:rsid w:val="00A315C2"/>
    <w:rsid w:val="00A35823"/>
    <w:rsid w:val="00A36B98"/>
    <w:rsid w:val="00A425EA"/>
    <w:rsid w:val="00A447C7"/>
    <w:rsid w:val="00A44C92"/>
    <w:rsid w:val="00A47E44"/>
    <w:rsid w:val="00A51FD8"/>
    <w:rsid w:val="00A5678F"/>
    <w:rsid w:val="00A571DC"/>
    <w:rsid w:val="00A573A7"/>
    <w:rsid w:val="00A60F2B"/>
    <w:rsid w:val="00A61298"/>
    <w:rsid w:val="00A75683"/>
    <w:rsid w:val="00A85E47"/>
    <w:rsid w:val="00A9075B"/>
    <w:rsid w:val="00A917C7"/>
    <w:rsid w:val="00A9226E"/>
    <w:rsid w:val="00AA568F"/>
    <w:rsid w:val="00AA6E0A"/>
    <w:rsid w:val="00AA7165"/>
    <w:rsid w:val="00AB08E4"/>
    <w:rsid w:val="00AB76AE"/>
    <w:rsid w:val="00AD04E7"/>
    <w:rsid w:val="00AD1D9C"/>
    <w:rsid w:val="00AD25F0"/>
    <w:rsid w:val="00AD680D"/>
    <w:rsid w:val="00AE1D5D"/>
    <w:rsid w:val="00AE2761"/>
    <w:rsid w:val="00AE57FA"/>
    <w:rsid w:val="00AE6982"/>
    <w:rsid w:val="00AE7B6D"/>
    <w:rsid w:val="00AE7BEA"/>
    <w:rsid w:val="00AF00AF"/>
    <w:rsid w:val="00AF2708"/>
    <w:rsid w:val="00AF3404"/>
    <w:rsid w:val="00AF4D8A"/>
    <w:rsid w:val="00AF657E"/>
    <w:rsid w:val="00AF667D"/>
    <w:rsid w:val="00AF7F98"/>
    <w:rsid w:val="00B0465F"/>
    <w:rsid w:val="00B04A3F"/>
    <w:rsid w:val="00B077C2"/>
    <w:rsid w:val="00B140B4"/>
    <w:rsid w:val="00B15CD7"/>
    <w:rsid w:val="00B1703D"/>
    <w:rsid w:val="00B21CFF"/>
    <w:rsid w:val="00B22A07"/>
    <w:rsid w:val="00B25B13"/>
    <w:rsid w:val="00B30BAA"/>
    <w:rsid w:val="00B32248"/>
    <w:rsid w:val="00B34832"/>
    <w:rsid w:val="00B35EC2"/>
    <w:rsid w:val="00B3766A"/>
    <w:rsid w:val="00B415C3"/>
    <w:rsid w:val="00B45269"/>
    <w:rsid w:val="00B553BF"/>
    <w:rsid w:val="00B55690"/>
    <w:rsid w:val="00B562ED"/>
    <w:rsid w:val="00B5771E"/>
    <w:rsid w:val="00B57F3E"/>
    <w:rsid w:val="00B61255"/>
    <w:rsid w:val="00B631B0"/>
    <w:rsid w:val="00B7400F"/>
    <w:rsid w:val="00B80306"/>
    <w:rsid w:val="00B80F63"/>
    <w:rsid w:val="00B8210E"/>
    <w:rsid w:val="00B8231C"/>
    <w:rsid w:val="00B83445"/>
    <w:rsid w:val="00B84E0D"/>
    <w:rsid w:val="00B856A9"/>
    <w:rsid w:val="00B860D5"/>
    <w:rsid w:val="00B866BC"/>
    <w:rsid w:val="00B86814"/>
    <w:rsid w:val="00B91041"/>
    <w:rsid w:val="00B9161A"/>
    <w:rsid w:val="00BA43D0"/>
    <w:rsid w:val="00BA4858"/>
    <w:rsid w:val="00BB0F0C"/>
    <w:rsid w:val="00BB275E"/>
    <w:rsid w:val="00BB2DB8"/>
    <w:rsid w:val="00BB32CC"/>
    <w:rsid w:val="00BB3321"/>
    <w:rsid w:val="00BB3B8F"/>
    <w:rsid w:val="00BC083B"/>
    <w:rsid w:val="00BC0EED"/>
    <w:rsid w:val="00BC105C"/>
    <w:rsid w:val="00BC4940"/>
    <w:rsid w:val="00BC61D9"/>
    <w:rsid w:val="00BD09C9"/>
    <w:rsid w:val="00BD1BD9"/>
    <w:rsid w:val="00BD1E5E"/>
    <w:rsid w:val="00BD3539"/>
    <w:rsid w:val="00BE1D0B"/>
    <w:rsid w:val="00BE3B28"/>
    <w:rsid w:val="00BE74A6"/>
    <w:rsid w:val="00BF10BE"/>
    <w:rsid w:val="00BF11D4"/>
    <w:rsid w:val="00BF20B1"/>
    <w:rsid w:val="00BF5810"/>
    <w:rsid w:val="00C02166"/>
    <w:rsid w:val="00C07C24"/>
    <w:rsid w:val="00C12FB8"/>
    <w:rsid w:val="00C16433"/>
    <w:rsid w:val="00C1708D"/>
    <w:rsid w:val="00C235C3"/>
    <w:rsid w:val="00C242EF"/>
    <w:rsid w:val="00C27427"/>
    <w:rsid w:val="00C34D1E"/>
    <w:rsid w:val="00C41CFB"/>
    <w:rsid w:val="00C429E3"/>
    <w:rsid w:val="00C44EB9"/>
    <w:rsid w:val="00C45DD6"/>
    <w:rsid w:val="00C4752A"/>
    <w:rsid w:val="00C56494"/>
    <w:rsid w:val="00C610E2"/>
    <w:rsid w:val="00C6299D"/>
    <w:rsid w:val="00C632C5"/>
    <w:rsid w:val="00C6635E"/>
    <w:rsid w:val="00C675C2"/>
    <w:rsid w:val="00C7127A"/>
    <w:rsid w:val="00C738EB"/>
    <w:rsid w:val="00C73CB5"/>
    <w:rsid w:val="00C73DBA"/>
    <w:rsid w:val="00C75B09"/>
    <w:rsid w:val="00C76B55"/>
    <w:rsid w:val="00C82FBE"/>
    <w:rsid w:val="00C84E62"/>
    <w:rsid w:val="00C859D1"/>
    <w:rsid w:val="00C911F5"/>
    <w:rsid w:val="00C93B55"/>
    <w:rsid w:val="00C966ED"/>
    <w:rsid w:val="00CA1F5F"/>
    <w:rsid w:val="00CA482C"/>
    <w:rsid w:val="00CA608D"/>
    <w:rsid w:val="00CB111B"/>
    <w:rsid w:val="00CB3CD7"/>
    <w:rsid w:val="00CB45AA"/>
    <w:rsid w:val="00CB73E5"/>
    <w:rsid w:val="00CB77A6"/>
    <w:rsid w:val="00CC24F1"/>
    <w:rsid w:val="00CC7BF7"/>
    <w:rsid w:val="00CD0E76"/>
    <w:rsid w:val="00CD1DF8"/>
    <w:rsid w:val="00CD5821"/>
    <w:rsid w:val="00CE2A55"/>
    <w:rsid w:val="00CE37E7"/>
    <w:rsid w:val="00CE5DFB"/>
    <w:rsid w:val="00CE64A9"/>
    <w:rsid w:val="00CF07F1"/>
    <w:rsid w:val="00CF158D"/>
    <w:rsid w:val="00D04AF2"/>
    <w:rsid w:val="00D052F5"/>
    <w:rsid w:val="00D10470"/>
    <w:rsid w:val="00D15893"/>
    <w:rsid w:val="00D174C8"/>
    <w:rsid w:val="00D21C35"/>
    <w:rsid w:val="00D26342"/>
    <w:rsid w:val="00D3070C"/>
    <w:rsid w:val="00D36FC8"/>
    <w:rsid w:val="00D41DA0"/>
    <w:rsid w:val="00D4684E"/>
    <w:rsid w:val="00D60B14"/>
    <w:rsid w:val="00D65CAB"/>
    <w:rsid w:val="00D66560"/>
    <w:rsid w:val="00D66890"/>
    <w:rsid w:val="00D71243"/>
    <w:rsid w:val="00D72E9C"/>
    <w:rsid w:val="00D74915"/>
    <w:rsid w:val="00D773BC"/>
    <w:rsid w:val="00D8166F"/>
    <w:rsid w:val="00D82F7E"/>
    <w:rsid w:val="00D8337B"/>
    <w:rsid w:val="00D837FA"/>
    <w:rsid w:val="00D86674"/>
    <w:rsid w:val="00D877BC"/>
    <w:rsid w:val="00D87FA4"/>
    <w:rsid w:val="00D9168D"/>
    <w:rsid w:val="00D922C6"/>
    <w:rsid w:val="00D94F4B"/>
    <w:rsid w:val="00DA39B3"/>
    <w:rsid w:val="00DA4B38"/>
    <w:rsid w:val="00DA7260"/>
    <w:rsid w:val="00DB3303"/>
    <w:rsid w:val="00DB3BFD"/>
    <w:rsid w:val="00DB47F5"/>
    <w:rsid w:val="00DB6492"/>
    <w:rsid w:val="00DC4EC2"/>
    <w:rsid w:val="00DC7E7C"/>
    <w:rsid w:val="00DD3D9B"/>
    <w:rsid w:val="00DD7DFD"/>
    <w:rsid w:val="00DE4038"/>
    <w:rsid w:val="00DF09AD"/>
    <w:rsid w:val="00DF0D2F"/>
    <w:rsid w:val="00DF0FEA"/>
    <w:rsid w:val="00DF5143"/>
    <w:rsid w:val="00DF5A36"/>
    <w:rsid w:val="00E07907"/>
    <w:rsid w:val="00E13223"/>
    <w:rsid w:val="00E20F38"/>
    <w:rsid w:val="00E225D3"/>
    <w:rsid w:val="00E23BE6"/>
    <w:rsid w:val="00E24DF2"/>
    <w:rsid w:val="00E253BD"/>
    <w:rsid w:val="00E26313"/>
    <w:rsid w:val="00E276E6"/>
    <w:rsid w:val="00E34FE1"/>
    <w:rsid w:val="00E36E40"/>
    <w:rsid w:val="00E36F11"/>
    <w:rsid w:val="00E433AD"/>
    <w:rsid w:val="00E45CB8"/>
    <w:rsid w:val="00E46C76"/>
    <w:rsid w:val="00E5017B"/>
    <w:rsid w:val="00E517FC"/>
    <w:rsid w:val="00E53E53"/>
    <w:rsid w:val="00E552C1"/>
    <w:rsid w:val="00E55A10"/>
    <w:rsid w:val="00E641C1"/>
    <w:rsid w:val="00E676CA"/>
    <w:rsid w:val="00E74444"/>
    <w:rsid w:val="00E76B9E"/>
    <w:rsid w:val="00E80404"/>
    <w:rsid w:val="00E83E23"/>
    <w:rsid w:val="00E845B6"/>
    <w:rsid w:val="00E84785"/>
    <w:rsid w:val="00E868D1"/>
    <w:rsid w:val="00E876EE"/>
    <w:rsid w:val="00E924B0"/>
    <w:rsid w:val="00E95249"/>
    <w:rsid w:val="00EA3424"/>
    <w:rsid w:val="00EA394C"/>
    <w:rsid w:val="00EA4BD2"/>
    <w:rsid w:val="00EA59EB"/>
    <w:rsid w:val="00EB49E1"/>
    <w:rsid w:val="00EB72FD"/>
    <w:rsid w:val="00EB756A"/>
    <w:rsid w:val="00EC27BE"/>
    <w:rsid w:val="00EC754F"/>
    <w:rsid w:val="00ED00E3"/>
    <w:rsid w:val="00ED0A73"/>
    <w:rsid w:val="00ED1214"/>
    <w:rsid w:val="00ED1C8B"/>
    <w:rsid w:val="00ED31A4"/>
    <w:rsid w:val="00ED3858"/>
    <w:rsid w:val="00ED5A69"/>
    <w:rsid w:val="00EE5276"/>
    <w:rsid w:val="00EE5C62"/>
    <w:rsid w:val="00EE7BE3"/>
    <w:rsid w:val="00EF057C"/>
    <w:rsid w:val="00EF0DBF"/>
    <w:rsid w:val="00EF1015"/>
    <w:rsid w:val="00EF18BB"/>
    <w:rsid w:val="00EF34F7"/>
    <w:rsid w:val="00EF3671"/>
    <w:rsid w:val="00EF5EAF"/>
    <w:rsid w:val="00F006E9"/>
    <w:rsid w:val="00F01ED9"/>
    <w:rsid w:val="00F02C9B"/>
    <w:rsid w:val="00F040CF"/>
    <w:rsid w:val="00F057CF"/>
    <w:rsid w:val="00F123B8"/>
    <w:rsid w:val="00F14DBC"/>
    <w:rsid w:val="00F15691"/>
    <w:rsid w:val="00F170AB"/>
    <w:rsid w:val="00F175FC"/>
    <w:rsid w:val="00F201F3"/>
    <w:rsid w:val="00F2265C"/>
    <w:rsid w:val="00F2336C"/>
    <w:rsid w:val="00F249C0"/>
    <w:rsid w:val="00F24D3C"/>
    <w:rsid w:val="00F25416"/>
    <w:rsid w:val="00F2632E"/>
    <w:rsid w:val="00F2697A"/>
    <w:rsid w:val="00F26EFC"/>
    <w:rsid w:val="00F2EC06"/>
    <w:rsid w:val="00F31188"/>
    <w:rsid w:val="00F32199"/>
    <w:rsid w:val="00F32483"/>
    <w:rsid w:val="00F37E7E"/>
    <w:rsid w:val="00F42A11"/>
    <w:rsid w:val="00F43F17"/>
    <w:rsid w:val="00F47C72"/>
    <w:rsid w:val="00F47F27"/>
    <w:rsid w:val="00F5077E"/>
    <w:rsid w:val="00F512EB"/>
    <w:rsid w:val="00F543D9"/>
    <w:rsid w:val="00F5490C"/>
    <w:rsid w:val="00F552AF"/>
    <w:rsid w:val="00F60AEF"/>
    <w:rsid w:val="00F60B45"/>
    <w:rsid w:val="00F6116C"/>
    <w:rsid w:val="00F64F3E"/>
    <w:rsid w:val="00F64F45"/>
    <w:rsid w:val="00F6620B"/>
    <w:rsid w:val="00F74910"/>
    <w:rsid w:val="00F773C7"/>
    <w:rsid w:val="00F81170"/>
    <w:rsid w:val="00F82DB5"/>
    <w:rsid w:val="00F8322A"/>
    <w:rsid w:val="00F838DF"/>
    <w:rsid w:val="00F848CC"/>
    <w:rsid w:val="00F940CD"/>
    <w:rsid w:val="00FA23E0"/>
    <w:rsid w:val="00FA2EE6"/>
    <w:rsid w:val="00FB5AE3"/>
    <w:rsid w:val="00FC0F25"/>
    <w:rsid w:val="00FC1EA7"/>
    <w:rsid w:val="00FC3A04"/>
    <w:rsid w:val="00FC7EF7"/>
    <w:rsid w:val="00FD0DFA"/>
    <w:rsid w:val="00FD2971"/>
    <w:rsid w:val="00FD2DD6"/>
    <w:rsid w:val="00FD3EC6"/>
    <w:rsid w:val="00FD6619"/>
    <w:rsid w:val="00FD6DDD"/>
    <w:rsid w:val="00FE42D8"/>
    <w:rsid w:val="00FE5531"/>
    <w:rsid w:val="00FE5ECD"/>
    <w:rsid w:val="00FF326B"/>
    <w:rsid w:val="00FF4297"/>
    <w:rsid w:val="00FF5575"/>
    <w:rsid w:val="01B6EEF0"/>
    <w:rsid w:val="01C26750"/>
    <w:rsid w:val="01C43E64"/>
    <w:rsid w:val="0325ED9E"/>
    <w:rsid w:val="0411646B"/>
    <w:rsid w:val="04586955"/>
    <w:rsid w:val="04F8E341"/>
    <w:rsid w:val="051300E6"/>
    <w:rsid w:val="058CF948"/>
    <w:rsid w:val="062F2DD4"/>
    <w:rsid w:val="0779E898"/>
    <w:rsid w:val="077F1E2A"/>
    <w:rsid w:val="07A4889A"/>
    <w:rsid w:val="07B1D5D8"/>
    <w:rsid w:val="090D5B3D"/>
    <w:rsid w:val="09185F9F"/>
    <w:rsid w:val="093629B1"/>
    <w:rsid w:val="098F027D"/>
    <w:rsid w:val="0AB945A4"/>
    <w:rsid w:val="0B4B7A6D"/>
    <w:rsid w:val="0B60251D"/>
    <w:rsid w:val="0B7468E2"/>
    <w:rsid w:val="0BCDF6F4"/>
    <w:rsid w:val="0BEC5F4E"/>
    <w:rsid w:val="0C831081"/>
    <w:rsid w:val="0D103943"/>
    <w:rsid w:val="0D6F9954"/>
    <w:rsid w:val="0F3A4D5F"/>
    <w:rsid w:val="103CBAB9"/>
    <w:rsid w:val="11EDBDF9"/>
    <w:rsid w:val="11FD63CD"/>
    <w:rsid w:val="13283504"/>
    <w:rsid w:val="147DF071"/>
    <w:rsid w:val="15022293"/>
    <w:rsid w:val="15532A8D"/>
    <w:rsid w:val="15DF4E12"/>
    <w:rsid w:val="161E828A"/>
    <w:rsid w:val="169706EE"/>
    <w:rsid w:val="173B9D9C"/>
    <w:rsid w:val="18230C8C"/>
    <w:rsid w:val="19EA0941"/>
    <w:rsid w:val="1C662C7F"/>
    <w:rsid w:val="1CBCE84B"/>
    <w:rsid w:val="1D1853FC"/>
    <w:rsid w:val="1D45B08E"/>
    <w:rsid w:val="1DD1379A"/>
    <w:rsid w:val="1E0C70FE"/>
    <w:rsid w:val="1EFAD621"/>
    <w:rsid w:val="20E31A78"/>
    <w:rsid w:val="2127A40D"/>
    <w:rsid w:val="21CB8EFD"/>
    <w:rsid w:val="21E0A5D3"/>
    <w:rsid w:val="2214D3FF"/>
    <w:rsid w:val="22218502"/>
    <w:rsid w:val="227AC4E8"/>
    <w:rsid w:val="22C919F1"/>
    <w:rsid w:val="23054E39"/>
    <w:rsid w:val="2312D99E"/>
    <w:rsid w:val="237C7634"/>
    <w:rsid w:val="2453887D"/>
    <w:rsid w:val="24697B8C"/>
    <w:rsid w:val="258DEE1E"/>
    <w:rsid w:val="26156165"/>
    <w:rsid w:val="264E750A"/>
    <w:rsid w:val="26CCC356"/>
    <w:rsid w:val="27DBBDB7"/>
    <w:rsid w:val="27FDEAA5"/>
    <w:rsid w:val="2803E944"/>
    <w:rsid w:val="283A6299"/>
    <w:rsid w:val="2966B554"/>
    <w:rsid w:val="296B7794"/>
    <w:rsid w:val="2A07AD34"/>
    <w:rsid w:val="2A20D591"/>
    <w:rsid w:val="2A59B020"/>
    <w:rsid w:val="2ABA1EE1"/>
    <w:rsid w:val="2B09A540"/>
    <w:rsid w:val="2B8426CA"/>
    <w:rsid w:val="2B88F962"/>
    <w:rsid w:val="2BB44A0B"/>
    <w:rsid w:val="2E4EEE6C"/>
    <w:rsid w:val="2E66BF9B"/>
    <w:rsid w:val="2EBD5E04"/>
    <w:rsid w:val="2EC71661"/>
    <w:rsid w:val="2F523244"/>
    <w:rsid w:val="2F84E9E2"/>
    <w:rsid w:val="2FD7F47A"/>
    <w:rsid w:val="30A678A4"/>
    <w:rsid w:val="31BFF587"/>
    <w:rsid w:val="31D0889F"/>
    <w:rsid w:val="334A78F5"/>
    <w:rsid w:val="3591E5E8"/>
    <w:rsid w:val="35AF4585"/>
    <w:rsid w:val="366D01B1"/>
    <w:rsid w:val="37A58810"/>
    <w:rsid w:val="37BACBED"/>
    <w:rsid w:val="37FDE2D6"/>
    <w:rsid w:val="38529774"/>
    <w:rsid w:val="3931FB91"/>
    <w:rsid w:val="3A7299B3"/>
    <w:rsid w:val="3AE2FA8D"/>
    <w:rsid w:val="3B9749F1"/>
    <w:rsid w:val="3BE927E3"/>
    <w:rsid w:val="3C47BC23"/>
    <w:rsid w:val="3C687C05"/>
    <w:rsid w:val="3CDE750D"/>
    <w:rsid w:val="3D7A127D"/>
    <w:rsid w:val="3F1DD064"/>
    <w:rsid w:val="41149138"/>
    <w:rsid w:val="41BAD5F0"/>
    <w:rsid w:val="41D3B030"/>
    <w:rsid w:val="42557126"/>
    <w:rsid w:val="42EF7583"/>
    <w:rsid w:val="432E0985"/>
    <w:rsid w:val="439D10C4"/>
    <w:rsid w:val="44132A55"/>
    <w:rsid w:val="4491162B"/>
    <w:rsid w:val="449E8093"/>
    <w:rsid w:val="44C3EE97"/>
    <w:rsid w:val="45A7A5A3"/>
    <w:rsid w:val="464D22F2"/>
    <w:rsid w:val="4656F0F2"/>
    <w:rsid w:val="469CC05E"/>
    <w:rsid w:val="46A9C9D7"/>
    <w:rsid w:val="46D71139"/>
    <w:rsid w:val="46EC2EB5"/>
    <w:rsid w:val="47FB8F59"/>
    <w:rsid w:val="483474E7"/>
    <w:rsid w:val="4845DA1F"/>
    <w:rsid w:val="4886E990"/>
    <w:rsid w:val="48C4B2AA"/>
    <w:rsid w:val="495EB707"/>
    <w:rsid w:val="4972BEFD"/>
    <w:rsid w:val="4B38B871"/>
    <w:rsid w:val="4B865AF6"/>
    <w:rsid w:val="4B87AF4B"/>
    <w:rsid w:val="4BF31877"/>
    <w:rsid w:val="4C5E4002"/>
    <w:rsid w:val="4C61D772"/>
    <w:rsid w:val="4C9657C9"/>
    <w:rsid w:val="4D477A1C"/>
    <w:rsid w:val="4E6AD0DD"/>
    <w:rsid w:val="4E93DAED"/>
    <w:rsid w:val="52DAC7E1"/>
    <w:rsid w:val="52F816AD"/>
    <w:rsid w:val="53218EC9"/>
    <w:rsid w:val="538EEF82"/>
    <w:rsid w:val="54ABABAA"/>
    <w:rsid w:val="555164A2"/>
    <w:rsid w:val="5560CBBB"/>
    <w:rsid w:val="55B247C7"/>
    <w:rsid w:val="5627454C"/>
    <w:rsid w:val="56CBE61C"/>
    <w:rsid w:val="5702FB16"/>
    <w:rsid w:val="571F2268"/>
    <w:rsid w:val="58B6A4F6"/>
    <w:rsid w:val="58F1D60F"/>
    <w:rsid w:val="59896C06"/>
    <w:rsid w:val="59ACCBC5"/>
    <w:rsid w:val="59BF14FF"/>
    <w:rsid w:val="59E8A3B8"/>
    <w:rsid w:val="5A5D7E78"/>
    <w:rsid w:val="5A9CBE83"/>
    <w:rsid w:val="5AD16E6F"/>
    <w:rsid w:val="5B3EED3A"/>
    <w:rsid w:val="5B4CA6D7"/>
    <w:rsid w:val="5B9D28F6"/>
    <w:rsid w:val="5DC35F73"/>
    <w:rsid w:val="5E090F31"/>
    <w:rsid w:val="5E4C02D2"/>
    <w:rsid w:val="5F6800DE"/>
    <w:rsid w:val="5FAADDE4"/>
    <w:rsid w:val="5FDD1F4F"/>
    <w:rsid w:val="603F4649"/>
    <w:rsid w:val="606C99B9"/>
    <w:rsid w:val="607E9C8D"/>
    <w:rsid w:val="60FCE7F4"/>
    <w:rsid w:val="612F0B19"/>
    <w:rsid w:val="614DFA4E"/>
    <w:rsid w:val="61C13382"/>
    <w:rsid w:val="621B4B8A"/>
    <w:rsid w:val="6351C4C1"/>
    <w:rsid w:val="636B5D95"/>
    <w:rsid w:val="637B68C1"/>
    <w:rsid w:val="6693F412"/>
    <w:rsid w:val="6713D220"/>
    <w:rsid w:val="67B1D0DE"/>
    <w:rsid w:val="6A3D9E00"/>
    <w:rsid w:val="6A60FDBF"/>
    <w:rsid w:val="6A818EAD"/>
    <w:rsid w:val="6AB3EDF7"/>
    <w:rsid w:val="6AC714C9"/>
    <w:rsid w:val="6B9700DC"/>
    <w:rsid w:val="6BE9A058"/>
    <w:rsid w:val="6CA615B1"/>
    <w:rsid w:val="6D2DF62E"/>
    <w:rsid w:val="6D756770"/>
    <w:rsid w:val="6DA633DE"/>
    <w:rsid w:val="6E41E612"/>
    <w:rsid w:val="6E4E6D88"/>
    <w:rsid w:val="6ED1689B"/>
    <w:rsid w:val="6F15FD2E"/>
    <w:rsid w:val="6F40F7DA"/>
    <w:rsid w:val="6F416854"/>
    <w:rsid w:val="70B03C6D"/>
    <w:rsid w:val="70E6DDAC"/>
    <w:rsid w:val="726D7950"/>
    <w:rsid w:val="727E34FD"/>
    <w:rsid w:val="7365D18F"/>
    <w:rsid w:val="740F4896"/>
    <w:rsid w:val="74F51F1E"/>
    <w:rsid w:val="75A4EA89"/>
    <w:rsid w:val="76A2C807"/>
    <w:rsid w:val="77876217"/>
    <w:rsid w:val="77ACECE4"/>
    <w:rsid w:val="77B4F422"/>
    <w:rsid w:val="790B0692"/>
    <w:rsid w:val="7A4F62D8"/>
    <w:rsid w:val="7ABB89E6"/>
    <w:rsid w:val="7B8D3387"/>
    <w:rsid w:val="7BD85099"/>
    <w:rsid w:val="7BF178F6"/>
    <w:rsid w:val="7C3AF726"/>
    <w:rsid w:val="7CD95255"/>
    <w:rsid w:val="7D455E00"/>
    <w:rsid w:val="7D98D10B"/>
    <w:rsid w:val="7DAFFC6E"/>
    <w:rsid w:val="7E3172A3"/>
    <w:rsid w:val="7E67CBF8"/>
    <w:rsid w:val="7E722910"/>
    <w:rsid w:val="7F32A472"/>
    <w:rsid w:val="7F7EDC0E"/>
    <w:rsid w:val="7FF023E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7AC8D"/>
  <w15:chartTrackingRefBased/>
  <w15:docId w15:val="{E94D0E5C-B0A9-4096-97B0-21625A062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29F"/>
    <w:pPr>
      <w:spacing w:after="200" w:line="276" w:lineRule="auto"/>
    </w:pPr>
    <w:rPr>
      <w:rFonts w:ascii="Verdana" w:eastAsia="Times New Roman" w:hAnsi="Verdana" w:cs="Verdana"/>
      <w:kern w:val="0"/>
      <w:sz w:val="20"/>
      <w:szCs w:val="20"/>
      <w14:ligatures w14:val="none"/>
    </w:rPr>
  </w:style>
  <w:style w:type="paragraph" w:styleId="Heading2">
    <w:name w:val="heading 2"/>
    <w:basedOn w:val="Normal"/>
    <w:next w:val="Normal"/>
    <w:link w:val="Heading2Char"/>
    <w:uiPriority w:val="99"/>
    <w:semiHidden/>
    <w:unhideWhenUsed/>
    <w:qFormat/>
    <w:rsid w:val="0040129F"/>
    <w:pPr>
      <w:keepNext/>
      <w:keepLines/>
      <w:spacing w:before="200" w:after="0"/>
      <w:outlineLvl w:val="1"/>
    </w:pPr>
    <w:rPr>
      <w:rFonts w:ascii="Cambria" w:hAnsi="Cambria" w:cs="Cambria"/>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29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0129F"/>
  </w:style>
  <w:style w:type="paragraph" w:styleId="Footer">
    <w:name w:val="footer"/>
    <w:basedOn w:val="Normal"/>
    <w:link w:val="FooterChar"/>
    <w:uiPriority w:val="99"/>
    <w:unhideWhenUsed/>
    <w:rsid w:val="0040129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0129F"/>
  </w:style>
  <w:style w:type="character" w:customStyle="1" w:styleId="Heading2Char">
    <w:name w:val="Heading 2 Char"/>
    <w:basedOn w:val="DefaultParagraphFont"/>
    <w:link w:val="Heading2"/>
    <w:uiPriority w:val="99"/>
    <w:semiHidden/>
    <w:rsid w:val="0040129F"/>
    <w:rPr>
      <w:rFonts w:ascii="Cambria" w:eastAsia="Times New Roman" w:hAnsi="Cambria" w:cs="Cambria"/>
      <w:b/>
      <w:bCs/>
      <w:color w:val="4472C4" w:themeColor="accent1"/>
      <w:kern w:val="0"/>
      <w:sz w:val="26"/>
      <w:szCs w:val="26"/>
      <w14:ligatures w14:val="none"/>
    </w:rPr>
  </w:style>
  <w:style w:type="character" w:customStyle="1" w:styleId="Normale-INAILChar">
    <w:name w:val="Normale - INAIL Char"/>
    <w:basedOn w:val="DefaultParagraphFont"/>
    <w:link w:val="Normale-INAIL"/>
    <w:uiPriority w:val="1"/>
    <w:locked/>
    <w:rsid w:val="0040129F"/>
    <w:rPr>
      <w:rFonts w:ascii="Franklin Gothic Book" w:hAnsi="Franklin Gothic Book" w:cs="Franklin Gothic Book"/>
      <w:noProof/>
      <w:sz w:val="20"/>
      <w:szCs w:val="20"/>
    </w:rPr>
  </w:style>
  <w:style w:type="paragraph" w:customStyle="1" w:styleId="Normale-INAIL">
    <w:name w:val="Normale - INAIL"/>
    <w:basedOn w:val="Normal"/>
    <w:link w:val="Normale-INAILChar"/>
    <w:uiPriority w:val="1"/>
    <w:qFormat/>
    <w:rsid w:val="0040129F"/>
    <w:pPr>
      <w:ind w:left="357"/>
      <w:jc w:val="both"/>
    </w:pPr>
    <w:rPr>
      <w:rFonts w:ascii="Franklin Gothic Book" w:eastAsiaTheme="minorHAnsi" w:hAnsi="Franklin Gothic Book" w:cs="Franklin Gothic Book"/>
      <w:noProof/>
      <w:kern w:val="2"/>
      <w14:ligatures w14:val="standardContextual"/>
    </w:rPr>
  </w:style>
  <w:style w:type="character" w:customStyle="1" w:styleId="normaltextrun">
    <w:name w:val="normaltextrun"/>
    <w:basedOn w:val="DefaultParagraphFont"/>
    <w:rsid w:val="0040129F"/>
  </w:style>
  <w:style w:type="character" w:styleId="Hyperlink">
    <w:name w:val="Hyperlink"/>
    <w:basedOn w:val="DefaultParagraphFont"/>
    <w:uiPriority w:val="99"/>
    <w:unhideWhenUsed/>
    <w:rsid w:val="0040129F"/>
    <w:rPr>
      <w:color w:val="0000FF"/>
      <w:u w:val="single"/>
    </w:rPr>
  </w:style>
  <w:style w:type="character" w:customStyle="1" w:styleId="ListParagraphChar">
    <w:name w:val="List Paragraph Char"/>
    <w:basedOn w:val="DefaultParagraphFont"/>
    <w:link w:val="ListParagraph"/>
    <w:uiPriority w:val="34"/>
    <w:locked/>
    <w:rsid w:val="0040129F"/>
    <w:rPr>
      <w:rFonts w:ascii="Verdana" w:hAnsi="Verdana" w:cs="Verdana"/>
      <w:sz w:val="20"/>
      <w:szCs w:val="20"/>
    </w:rPr>
  </w:style>
  <w:style w:type="paragraph" w:styleId="ListParagraph">
    <w:name w:val="List Paragraph"/>
    <w:basedOn w:val="Normal"/>
    <w:link w:val="ListParagraphChar"/>
    <w:uiPriority w:val="34"/>
    <w:qFormat/>
    <w:rsid w:val="0040129F"/>
    <w:pPr>
      <w:ind w:left="720"/>
      <w:contextualSpacing/>
    </w:pPr>
    <w:rPr>
      <w:rFonts w:eastAsiaTheme="minorHAnsi"/>
      <w:kern w:val="2"/>
      <w14:ligatures w14:val="standardContextual"/>
    </w:rPr>
  </w:style>
  <w:style w:type="paragraph" w:customStyle="1" w:styleId="IntestazioneTabellaDCOD">
    <w:name w:val="Intestazione Tabella DCOD"/>
    <w:basedOn w:val="Normal"/>
    <w:uiPriority w:val="1"/>
    <w:rsid w:val="0040129F"/>
    <w:pPr>
      <w:spacing w:before="60" w:after="60"/>
      <w:ind w:left="34"/>
      <w:jc w:val="both"/>
    </w:pPr>
    <w:rPr>
      <w:rFonts w:cs="Times New Roman"/>
      <w:noProof/>
      <w:sz w:val="22"/>
      <w:szCs w:val="22"/>
    </w:rPr>
  </w:style>
  <w:style w:type="character" w:customStyle="1" w:styleId="eop">
    <w:name w:val="eop"/>
    <w:basedOn w:val="DefaultParagraphFont"/>
    <w:rsid w:val="007261A0"/>
  </w:style>
  <w:style w:type="character" w:styleId="UnresolvedMention">
    <w:name w:val="Unresolved Mention"/>
    <w:basedOn w:val="DefaultParagraphFont"/>
    <w:uiPriority w:val="99"/>
    <w:semiHidden/>
    <w:unhideWhenUsed/>
    <w:rsid w:val="00361366"/>
    <w:rPr>
      <w:color w:val="605E5C"/>
      <w:shd w:val="clear" w:color="auto" w:fill="E1DFDD"/>
    </w:rPr>
  </w:style>
  <w:style w:type="paragraph" w:styleId="Revision">
    <w:name w:val="Revision"/>
    <w:hidden/>
    <w:uiPriority w:val="99"/>
    <w:semiHidden/>
    <w:rsid w:val="00900A1B"/>
    <w:pPr>
      <w:spacing w:after="0" w:line="240" w:lineRule="auto"/>
    </w:pPr>
    <w:rPr>
      <w:rFonts w:ascii="Verdana" w:eastAsia="Times New Roman" w:hAnsi="Verdana" w:cs="Verdana"/>
      <w:kern w:val="0"/>
      <w:sz w:val="20"/>
      <w:szCs w:val="20"/>
      <w14:ligatures w14:val="none"/>
    </w:rPr>
  </w:style>
  <w:style w:type="character" w:styleId="FollowedHyperlink">
    <w:name w:val="FollowedHyperlink"/>
    <w:basedOn w:val="DefaultParagraphFont"/>
    <w:uiPriority w:val="99"/>
    <w:semiHidden/>
    <w:unhideWhenUsed/>
    <w:rsid w:val="00900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9553">
      <w:bodyDiv w:val="1"/>
      <w:marLeft w:val="0"/>
      <w:marRight w:val="0"/>
      <w:marTop w:val="0"/>
      <w:marBottom w:val="0"/>
      <w:divBdr>
        <w:top w:val="none" w:sz="0" w:space="0" w:color="auto"/>
        <w:left w:val="none" w:sz="0" w:space="0" w:color="auto"/>
        <w:bottom w:val="none" w:sz="0" w:space="0" w:color="auto"/>
        <w:right w:val="none" w:sz="0" w:space="0" w:color="auto"/>
      </w:divBdr>
    </w:div>
    <w:div w:id="117339911">
      <w:bodyDiv w:val="1"/>
      <w:marLeft w:val="0"/>
      <w:marRight w:val="0"/>
      <w:marTop w:val="0"/>
      <w:marBottom w:val="0"/>
      <w:divBdr>
        <w:top w:val="none" w:sz="0" w:space="0" w:color="auto"/>
        <w:left w:val="none" w:sz="0" w:space="0" w:color="auto"/>
        <w:bottom w:val="none" w:sz="0" w:space="0" w:color="auto"/>
        <w:right w:val="none" w:sz="0" w:space="0" w:color="auto"/>
      </w:divBdr>
    </w:div>
    <w:div w:id="184366212">
      <w:bodyDiv w:val="1"/>
      <w:marLeft w:val="0"/>
      <w:marRight w:val="0"/>
      <w:marTop w:val="0"/>
      <w:marBottom w:val="0"/>
      <w:divBdr>
        <w:top w:val="none" w:sz="0" w:space="0" w:color="auto"/>
        <w:left w:val="none" w:sz="0" w:space="0" w:color="auto"/>
        <w:bottom w:val="none" w:sz="0" w:space="0" w:color="auto"/>
        <w:right w:val="none" w:sz="0" w:space="0" w:color="auto"/>
      </w:divBdr>
    </w:div>
    <w:div w:id="191846452">
      <w:bodyDiv w:val="1"/>
      <w:marLeft w:val="0"/>
      <w:marRight w:val="0"/>
      <w:marTop w:val="0"/>
      <w:marBottom w:val="0"/>
      <w:divBdr>
        <w:top w:val="none" w:sz="0" w:space="0" w:color="auto"/>
        <w:left w:val="none" w:sz="0" w:space="0" w:color="auto"/>
        <w:bottom w:val="none" w:sz="0" w:space="0" w:color="auto"/>
        <w:right w:val="none" w:sz="0" w:space="0" w:color="auto"/>
      </w:divBdr>
    </w:div>
    <w:div w:id="264966708">
      <w:bodyDiv w:val="1"/>
      <w:marLeft w:val="0"/>
      <w:marRight w:val="0"/>
      <w:marTop w:val="0"/>
      <w:marBottom w:val="0"/>
      <w:divBdr>
        <w:top w:val="none" w:sz="0" w:space="0" w:color="auto"/>
        <w:left w:val="none" w:sz="0" w:space="0" w:color="auto"/>
        <w:bottom w:val="none" w:sz="0" w:space="0" w:color="auto"/>
        <w:right w:val="none" w:sz="0" w:space="0" w:color="auto"/>
      </w:divBdr>
    </w:div>
    <w:div w:id="266549818">
      <w:bodyDiv w:val="1"/>
      <w:marLeft w:val="0"/>
      <w:marRight w:val="0"/>
      <w:marTop w:val="0"/>
      <w:marBottom w:val="0"/>
      <w:divBdr>
        <w:top w:val="none" w:sz="0" w:space="0" w:color="auto"/>
        <w:left w:val="none" w:sz="0" w:space="0" w:color="auto"/>
        <w:bottom w:val="none" w:sz="0" w:space="0" w:color="auto"/>
        <w:right w:val="none" w:sz="0" w:space="0" w:color="auto"/>
      </w:divBdr>
    </w:div>
    <w:div w:id="385957109">
      <w:bodyDiv w:val="1"/>
      <w:marLeft w:val="0"/>
      <w:marRight w:val="0"/>
      <w:marTop w:val="0"/>
      <w:marBottom w:val="0"/>
      <w:divBdr>
        <w:top w:val="none" w:sz="0" w:space="0" w:color="auto"/>
        <w:left w:val="none" w:sz="0" w:space="0" w:color="auto"/>
        <w:bottom w:val="none" w:sz="0" w:space="0" w:color="auto"/>
        <w:right w:val="none" w:sz="0" w:space="0" w:color="auto"/>
      </w:divBdr>
    </w:div>
    <w:div w:id="394619867">
      <w:bodyDiv w:val="1"/>
      <w:marLeft w:val="0"/>
      <w:marRight w:val="0"/>
      <w:marTop w:val="0"/>
      <w:marBottom w:val="0"/>
      <w:divBdr>
        <w:top w:val="none" w:sz="0" w:space="0" w:color="auto"/>
        <w:left w:val="none" w:sz="0" w:space="0" w:color="auto"/>
        <w:bottom w:val="none" w:sz="0" w:space="0" w:color="auto"/>
        <w:right w:val="none" w:sz="0" w:space="0" w:color="auto"/>
      </w:divBdr>
    </w:div>
    <w:div w:id="411706565">
      <w:bodyDiv w:val="1"/>
      <w:marLeft w:val="0"/>
      <w:marRight w:val="0"/>
      <w:marTop w:val="0"/>
      <w:marBottom w:val="0"/>
      <w:divBdr>
        <w:top w:val="none" w:sz="0" w:space="0" w:color="auto"/>
        <w:left w:val="none" w:sz="0" w:space="0" w:color="auto"/>
        <w:bottom w:val="none" w:sz="0" w:space="0" w:color="auto"/>
        <w:right w:val="none" w:sz="0" w:space="0" w:color="auto"/>
      </w:divBdr>
    </w:div>
    <w:div w:id="620575026">
      <w:bodyDiv w:val="1"/>
      <w:marLeft w:val="0"/>
      <w:marRight w:val="0"/>
      <w:marTop w:val="0"/>
      <w:marBottom w:val="0"/>
      <w:divBdr>
        <w:top w:val="none" w:sz="0" w:space="0" w:color="auto"/>
        <w:left w:val="none" w:sz="0" w:space="0" w:color="auto"/>
        <w:bottom w:val="none" w:sz="0" w:space="0" w:color="auto"/>
        <w:right w:val="none" w:sz="0" w:space="0" w:color="auto"/>
      </w:divBdr>
    </w:div>
    <w:div w:id="627664360">
      <w:bodyDiv w:val="1"/>
      <w:marLeft w:val="0"/>
      <w:marRight w:val="0"/>
      <w:marTop w:val="0"/>
      <w:marBottom w:val="0"/>
      <w:divBdr>
        <w:top w:val="none" w:sz="0" w:space="0" w:color="auto"/>
        <w:left w:val="none" w:sz="0" w:space="0" w:color="auto"/>
        <w:bottom w:val="none" w:sz="0" w:space="0" w:color="auto"/>
        <w:right w:val="none" w:sz="0" w:space="0" w:color="auto"/>
      </w:divBdr>
    </w:div>
    <w:div w:id="678970847">
      <w:bodyDiv w:val="1"/>
      <w:marLeft w:val="0"/>
      <w:marRight w:val="0"/>
      <w:marTop w:val="0"/>
      <w:marBottom w:val="0"/>
      <w:divBdr>
        <w:top w:val="none" w:sz="0" w:space="0" w:color="auto"/>
        <w:left w:val="none" w:sz="0" w:space="0" w:color="auto"/>
        <w:bottom w:val="none" w:sz="0" w:space="0" w:color="auto"/>
        <w:right w:val="none" w:sz="0" w:space="0" w:color="auto"/>
      </w:divBdr>
    </w:div>
    <w:div w:id="750195433">
      <w:bodyDiv w:val="1"/>
      <w:marLeft w:val="0"/>
      <w:marRight w:val="0"/>
      <w:marTop w:val="0"/>
      <w:marBottom w:val="0"/>
      <w:divBdr>
        <w:top w:val="none" w:sz="0" w:space="0" w:color="auto"/>
        <w:left w:val="none" w:sz="0" w:space="0" w:color="auto"/>
        <w:bottom w:val="none" w:sz="0" w:space="0" w:color="auto"/>
        <w:right w:val="none" w:sz="0" w:space="0" w:color="auto"/>
      </w:divBdr>
    </w:div>
    <w:div w:id="777337326">
      <w:bodyDiv w:val="1"/>
      <w:marLeft w:val="0"/>
      <w:marRight w:val="0"/>
      <w:marTop w:val="0"/>
      <w:marBottom w:val="0"/>
      <w:divBdr>
        <w:top w:val="none" w:sz="0" w:space="0" w:color="auto"/>
        <w:left w:val="none" w:sz="0" w:space="0" w:color="auto"/>
        <w:bottom w:val="none" w:sz="0" w:space="0" w:color="auto"/>
        <w:right w:val="none" w:sz="0" w:space="0" w:color="auto"/>
      </w:divBdr>
    </w:div>
    <w:div w:id="795291251">
      <w:bodyDiv w:val="1"/>
      <w:marLeft w:val="0"/>
      <w:marRight w:val="0"/>
      <w:marTop w:val="0"/>
      <w:marBottom w:val="0"/>
      <w:divBdr>
        <w:top w:val="none" w:sz="0" w:space="0" w:color="auto"/>
        <w:left w:val="none" w:sz="0" w:space="0" w:color="auto"/>
        <w:bottom w:val="none" w:sz="0" w:space="0" w:color="auto"/>
        <w:right w:val="none" w:sz="0" w:space="0" w:color="auto"/>
      </w:divBdr>
    </w:div>
    <w:div w:id="917053136">
      <w:bodyDiv w:val="1"/>
      <w:marLeft w:val="0"/>
      <w:marRight w:val="0"/>
      <w:marTop w:val="0"/>
      <w:marBottom w:val="0"/>
      <w:divBdr>
        <w:top w:val="none" w:sz="0" w:space="0" w:color="auto"/>
        <w:left w:val="none" w:sz="0" w:space="0" w:color="auto"/>
        <w:bottom w:val="none" w:sz="0" w:space="0" w:color="auto"/>
        <w:right w:val="none" w:sz="0" w:space="0" w:color="auto"/>
      </w:divBdr>
    </w:div>
    <w:div w:id="932402211">
      <w:bodyDiv w:val="1"/>
      <w:marLeft w:val="0"/>
      <w:marRight w:val="0"/>
      <w:marTop w:val="0"/>
      <w:marBottom w:val="0"/>
      <w:divBdr>
        <w:top w:val="none" w:sz="0" w:space="0" w:color="auto"/>
        <w:left w:val="none" w:sz="0" w:space="0" w:color="auto"/>
        <w:bottom w:val="none" w:sz="0" w:space="0" w:color="auto"/>
        <w:right w:val="none" w:sz="0" w:space="0" w:color="auto"/>
      </w:divBdr>
    </w:div>
    <w:div w:id="1006522969">
      <w:bodyDiv w:val="1"/>
      <w:marLeft w:val="0"/>
      <w:marRight w:val="0"/>
      <w:marTop w:val="0"/>
      <w:marBottom w:val="0"/>
      <w:divBdr>
        <w:top w:val="none" w:sz="0" w:space="0" w:color="auto"/>
        <w:left w:val="none" w:sz="0" w:space="0" w:color="auto"/>
        <w:bottom w:val="none" w:sz="0" w:space="0" w:color="auto"/>
        <w:right w:val="none" w:sz="0" w:space="0" w:color="auto"/>
      </w:divBdr>
    </w:div>
    <w:div w:id="1022124681">
      <w:bodyDiv w:val="1"/>
      <w:marLeft w:val="0"/>
      <w:marRight w:val="0"/>
      <w:marTop w:val="0"/>
      <w:marBottom w:val="0"/>
      <w:divBdr>
        <w:top w:val="none" w:sz="0" w:space="0" w:color="auto"/>
        <w:left w:val="none" w:sz="0" w:space="0" w:color="auto"/>
        <w:bottom w:val="none" w:sz="0" w:space="0" w:color="auto"/>
        <w:right w:val="none" w:sz="0" w:space="0" w:color="auto"/>
      </w:divBdr>
    </w:div>
    <w:div w:id="1079250445">
      <w:bodyDiv w:val="1"/>
      <w:marLeft w:val="0"/>
      <w:marRight w:val="0"/>
      <w:marTop w:val="0"/>
      <w:marBottom w:val="0"/>
      <w:divBdr>
        <w:top w:val="none" w:sz="0" w:space="0" w:color="auto"/>
        <w:left w:val="none" w:sz="0" w:space="0" w:color="auto"/>
        <w:bottom w:val="none" w:sz="0" w:space="0" w:color="auto"/>
        <w:right w:val="none" w:sz="0" w:space="0" w:color="auto"/>
      </w:divBdr>
    </w:div>
    <w:div w:id="1125074417">
      <w:bodyDiv w:val="1"/>
      <w:marLeft w:val="0"/>
      <w:marRight w:val="0"/>
      <w:marTop w:val="0"/>
      <w:marBottom w:val="0"/>
      <w:divBdr>
        <w:top w:val="none" w:sz="0" w:space="0" w:color="auto"/>
        <w:left w:val="none" w:sz="0" w:space="0" w:color="auto"/>
        <w:bottom w:val="none" w:sz="0" w:space="0" w:color="auto"/>
        <w:right w:val="none" w:sz="0" w:space="0" w:color="auto"/>
      </w:divBdr>
    </w:div>
    <w:div w:id="1317763449">
      <w:bodyDiv w:val="1"/>
      <w:marLeft w:val="0"/>
      <w:marRight w:val="0"/>
      <w:marTop w:val="0"/>
      <w:marBottom w:val="0"/>
      <w:divBdr>
        <w:top w:val="none" w:sz="0" w:space="0" w:color="auto"/>
        <w:left w:val="none" w:sz="0" w:space="0" w:color="auto"/>
        <w:bottom w:val="none" w:sz="0" w:space="0" w:color="auto"/>
        <w:right w:val="none" w:sz="0" w:space="0" w:color="auto"/>
      </w:divBdr>
    </w:div>
    <w:div w:id="1492061842">
      <w:bodyDiv w:val="1"/>
      <w:marLeft w:val="0"/>
      <w:marRight w:val="0"/>
      <w:marTop w:val="0"/>
      <w:marBottom w:val="0"/>
      <w:divBdr>
        <w:top w:val="none" w:sz="0" w:space="0" w:color="auto"/>
        <w:left w:val="none" w:sz="0" w:space="0" w:color="auto"/>
        <w:bottom w:val="none" w:sz="0" w:space="0" w:color="auto"/>
        <w:right w:val="none" w:sz="0" w:space="0" w:color="auto"/>
      </w:divBdr>
    </w:div>
    <w:div w:id="1543664193">
      <w:bodyDiv w:val="1"/>
      <w:marLeft w:val="0"/>
      <w:marRight w:val="0"/>
      <w:marTop w:val="0"/>
      <w:marBottom w:val="0"/>
      <w:divBdr>
        <w:top w:val="none" w:sz="0" w:space="0" w:color="auto"/>
        <w:left w:val="none" w:sz="0" w:space="0" w:color="auto"/>
        <w:bottom w:val="none" w:sz="0" w:space="0" w:color="auto"/>
        <w:right w:val="none" w:sz="0" w:space="0" w:color="auto"/>
      </w:divBdr>
    </w:div>
    <w:div w:id="1604997475">
      <w:bodyDiv w:val="1"/>
      <w:marLeft w:val="0"/>
      <w:marRight w:val="0"/>
      <w:marTop w:val="0"/>
      <w:marBottom w:val="0"/>
      <w:divBdr>
        <w:top w:val="none" w:sz="0" w:space="0" w:color="auto"/>
        <w:left w:val="none" w:sz="0" w:space="0" w:color="auto"/>
        <w:bottom w:val="none" w:sz="0" w:space="0" w:color="auto"/>
        <w:right w:val="none" w:sz="0" w:space="0" w:color="auto"/>
      </w:divBdr>
    </w:div>
    <w:div w:id="17683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AgID/specifiche-tecniche-DPR160-2010/" TargetMode="External"/><Relationship Id="rId18" Type="http://schemas.openxmlformats.org/officeDocument/2006/relationships/hyperlink" Target="https://github.com/AgID/specifiche-tecniche-DPR-160-2010/issues/52"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AgID/specifiche-tecniche-DPR-160-2010/issues/52" TargetMode="External"/><Relationship Id="rId7" Type="http://schemas.openxmlformats.org/officeDocument/2006/relationships/settings" Target="settings.xml"/><Relationship Id="rId12" Type="http://schemas.openxmlformats.org/officeDocument/2006/relationships/package" Target="embeddings/Microsoft_PowerPoint_Presentation.pptx"/><Relationship Id="rId17" Type="http://schemas.openxmlformats.org/officeDocument/2006/relationships/hyperlink" Target="https://github.com/AgID/specifiche-tecniche-DPR-160-2010/pull/56"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AgID/specifiche-tecniche-DPR-160-2010/issues/22" TargetMode="External"/><Relationship Id="rId20" Type="http://schemas.openxmlformats.org/officeDocument/2006/relationships/hyperlink" Target="https://github.com/AgID/specifiche-tecniche-DPR-160-2010/pull/6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AgID/specifiche-tecniche-DPR160-2010"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github.com/AgID/specifiche-tecniche-DPR-160-2010/pull/5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1.xml"/><Relationship Id="rId27"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DBC114EBF0449D87A03864EC8DC31C"/>
        <w:category>
          <w:name w:val="Generale"/>
          <w:gallery w:val="placeholder"/>
        </w:category>
        <w:types>
          <w:type w:val="bbPlcHdr"/>
        </w:types>
        <w:behaviors>
          <w:behavior w:val="content"/>
        </w:behaviors>
        <w:guid w:val="{1379D693-0F91-4886-B4C1-814483DD3874}"/>
      </w:docPartPr>
      <w:docPartBody>
        <w:p w:rsidR="004C4FAA" w:rsidRDefault="001746AF" w:rsidP="001746AF">
          <w:pPr>
            <w:pStyle w:val="90DBC114EBF0449D87A03864EC8DC31C"/>
          </w:pPr>
          <w:r>
            <w:rPr>
              <w:rFonts w:asciiTheme="majorHAnsi" w:eastAsiaTheme="majorEastAsia" w:hAnsiTheme="majorHAnsi" w:cstheme="majorBidi"/>
              <w:color w:val="4472C4" w:themeColor="accent1"/>
              <w:sz w:val="27"/>
              <w:szCs w:val="27"/>
            </w:rPr>
            <w:t>[Titolo del documento]</w:t>
          </w:r>
        </w:p>
      </w:docPartBody>
    </w:docPart>
    <w:docPart>
      <w:docPartPr>
        <w:name w:val="2673650588A54E4AA40BC9A9CACD3B3B"/>
        <w:category>
          <w:name w:val="Generale"/>
          <w:gallery w:val="placeholder"/>
        </w:category>
        <w:types>
          <w:type w:val="bbPlcHdr"/>
        </w:types>
        <w:behaviors>
          <w:behavior w:val="content"/>
        </w:behaviors>
        <w:guid w:val="{D16CB69E-1737-4AE3-B1D9-8FA69E6D5ADA}"/>
      </w:docPartPr>
      <w:docPartBody>
        <w:p w:rsidR="004C4FAA" w:rsidRDefault="001746AF" w:rsidP="001746AF">
          <w:pPr>
            <w:pStyle w:val="2673650588A54E4AA40BC9A9CACD3B3B"/>
          </w:pPr>
          <w:r>
            <w:rPr>
              <w:rFonts w:asciiTheme="majorHAnsi" w:eastAsiaTheme="majorEastAsia" w:hAnsiTheme="majorHAnsi" w:cstheme="majorBidi"/>
              <w:color w:val="4472C4" w:themeColor="accent1"/>
              <w:sz w:val="27"/>
              <w:szCs w:val="27"/>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Franklin Gothic Book">
    <w:altName w:val="Calibri"/>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6AF"/>
    <w:rsid w:val="001746AF"/>
    <w:rsid w:val="001D4903"/>
    <w:rsid w:val="002D7048"/>
    <w:rsid w:val="003C2580"/>
    <w:rsid w:val="00405FA3"/>
    <w:rsid w:val="00434ABB"/>
    <w:rsid w:val="004C4416"/>
    <w:rsid w:val="004C4FAA"/>
    <w:rsid w:val="004C5786"/>
    <w:rsid w:val="006B6B6C"/>
    <w:rsid w:val="006C0851"/>
    <w:rsid w:val="007C40F9"/>
    <w:rsid w:val="007D4100"/>
    <w:rsid w:val="00833BB5"/>
    <w:rsid w:val="008C7096"/>
    <w:rsid w:val="00A12263"/>
    <w:rsid w:val="00AA671F"/>
    <w:rsid w:val="00B20D4C"/>
    <w:rsid w:val="00C632C5"/>
    <w:rsid w:val="00D0252A"/>
    <w:rsid w:val="00DC76DC"/>
    <w:rsid w:val="00E545B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DBC114EBF0449D87A03864EC8DC31C">
    <w:name w:val="90DBC114EBF0449D87A03864EC8DC31C"/>
    <w:rsid w:val="001746AF"/>
  </w:style>
  <w:style w:type="paragraph" w:customStyle="1" w:styleId="2673650588A54E4AA40BC9A9CACD3B3B">
    <w:name w:val="2673650588A54E4AA40BC9A9CACD3B3B"/>
    <w:rsid w:val="001746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a91551d-3606-4bf7-8023-d5ea0a5e9c1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DC46CDCE8B074C8BA45A3D045F099D" ma:contentTypeVersion="13" ma:contentTypeDescription="Create a new document." ma:contentTypeScope="" ma:versionID="3d8686bf2a3fa1ca50bd17c2e3a1b0d4">
  <xsd:schema xmlns:xsd="http://www.w3.org/2001/XMLSchema" xmlns:xs="http://www.w3.org/2001/XMLSchema" xmlns:p="http://schemas.microsoft.com/office/2006/metadata/properties" xmlns:ns2="3a91551d-3606-4bf7-8023-d5ea0a5e9c1b" xmlns:ns3="b186c59f-f815-45e1-99c4-931a19b5fcd3" targetNamespace="http://schemas.microsoft.com/office/2006/metadata/properties" ma:root="true" ma:fieldsID="f60d7b995e2048a99ac5bb727a9222ea" ns2:_="" ns3:_="">
    <xsd:import namespace="3a91551d-3606-4bf7-8023-d5ea0a5e9c1b"/>
    <xsd:import namespace="b186c59f-f815-45e1-99c4-931a19b5fc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1551d-3606-4bf7-8023-d5ea0a5e9c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186c59f-f815-45e1-99c4-931a19b5fc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0539B-CE1E-4B5D-8414-95770ECB9A9E}">
  <ds:schemaRefs>
    <ds:schemaRef ds:uri="http://schemas.microsoft.com/office/2006/metadata/properties"/>
    <ds:schemaRef ds:uri="http://schemas.microsoft.com/office/infopath/2007/PartnerControls"/>
    <ds:schemaRef ds:uri="3a91551d-3606-4bf7-8023-d5ea0a5e9c1b"/>
  </ds:schemaRefs>
</ds:datastoreItem>
</file>

<file path=customXml/itemProps3.xml><?xml version="1.0" encoding="utf-8"?>
<ds:datastoreItem xmlns:ds="http://schemas.openxmlformats.org/officeDocument/2006/customXml" ds:itemID="{BF195EE7-4B7F-4F2E-89E7-8F25D1F441F9}">
  <ds:schemaRefs>
    <ds:schemaRef ds:uri="http://schemas.microsoft.com/sharepoint/v3/contenttype/forms"/>
  </ds:schemaRefs>
</ds:datastoreItem>
</file>

<file path=customXml/itemProps4.xml><?xml version="1.0" encoding="utf-8"?>
<ds:datastoreItem xmlns:ds="http://schemas.openxmlformats.org/officeDocument/2006/customXml" ds:itemID="{517DC1B4-249F-4341-80CD-A182F9EF2F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1551d-3606-4bf7-8023-d5ea0a5e9c1b"/>
    <ds:schemaRef ds:uri="b186c59f-f815-45e1-99c4-931a19b5fc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b973f99-77df-4beb-b27d-aa0c70b8482c}" enabled="0" method="" siteId="{5b973f99-77df-4beb-b27d-aa0c70b8482c}" removed="1"/>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114</TotalTime>
  <Pages>3</Pages>
  <Words>1202</Words>
  <Characters>6853</Characters>
  <Application>Microsoft Office Word</Application>
  <DocSecurity>0</DocSecurity>
  <Lines>57</Lines>
  <Paragraphs>16</Paragraphs>
  <ScaleCrop>false</ScaleCrop>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Verbale di Riunione</dc:title>
  <dc:subject/>
  <dc:creator>Ciminelli, Fabio</dc:creator>
  <cp:keywords/>
  <dc:description/>
  <cp:lastModifiedBy>Riccardo Anaclerio</cp:lastModifiedBy>
  <cp:revision>246</cp:revision>
  <dcterms:created xsi:type="dcterms:W3CDTF">2024-03-07T07:40:00Z</dcterms:created>
  <dcterms:modified xsi:type="dcterms:W3CDTF">2024-04-30T08:29:00Z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0x0101005BDC46CDCE8B074C8BA45A3D045F099D</vt:lpwstr>
  </property>
  <property fmtid="{D5CDD505-2E9C-101B-9397-08002B2CF9AE}" pid="3" name="MediaServiceImageTags">
    <vt:lpwstr/>
  </property>
</Properties>
</file>